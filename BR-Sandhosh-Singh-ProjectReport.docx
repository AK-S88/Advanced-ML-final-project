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7A92A" w14:textId="77777777" w:rsidR="002C3D60" w:rsidRPr="002C3D60" w:rsidRDefault="002C3D60" w:rsidP="002C3D60">
      <w:pPr>
        <w:pStyle w:val="Title"/>
        <w:spacing w:line="276" w:lineRule="auto"/>
        <w:jc w:val="center"/>
        <w:rPr>
          <w:sz w:val="44"/>
          <w:szCs w:val="44"/>
        </w:rPr>
      </w:pPr>
      <w:r w:rsidRPr="002C3D60">
        <w:rPr>
          <w:sz w:val="44"/>
          <w:szCs w:val="44"/>
        </w:rPr>
        <w:t xml:space="preserve">Bio Medical Text Classification Using ML Models </w:t>
      </w:r>
    </w:p>
    <w:p w14:paraId="680A3163" w14:textId="77777777" w:rsidR="002C3D60" w:rsidRDefault="002C3D60" w:rsidP="002C3D60">
      <w:pPr>
        <w:pStyle w:val="Title"/>
        <w:spacing w:line="276" w:lineRule="auto"/>
        <w:jc w:val="center"/>
      </w:pPr>
    </w:p>
    <w:p w14:paraId="5A134673" w14:textId="77777777" w:rsidR="002C3D60" w:rsidRDefault="002C3D60" w:rsidP="002C3D60">
      <w:pPr>
        <w:pStyle w:val="Title"/>
        <w:spacing w:line="276" w:lineRule="auto"/>
        <w:jc w:val="center"/>
      </w:pPr>
    </w:p>
    <w:p w14:paraId="1A7E9062" w14:textId="77777777" w:rsidR="002C3D60" w:rsidRDefault="002C3D60" w:rsidP="002C3D60">
      <w:pPr>
        <w:pStyle w:val="Title"/>
        <w:spacing w:line="276" w:lineRule="auto"/>
        <w:jc w:val="center"/>
      </w:pPr>
    </w:p>
    <w:p w14:paraId="331D58F9" w14:textId="15391332" w:rsidR="002C3D60" w:rsidRPr="00992DB2" w:rsidRDefault="002C3D60" w:rsidP="002C3D60">
      <w:pPr>
        <w:pStyle w:val="Title"/>
        <w:spacing w:line="276" w:lineRule="auto"/>
        <w:jc w:val="center"/>
        <w:rPr>
          <w:b/>
          <w:bCs/>
          <w:sz w:val="32"/>
          <w:szCs w:val="32"/>
        </w:rPr>
      </w:pPr>
      <w:r w:rsidRPr="00992DB2">
        <w:rPr>
          <w:b/>
          <w:bCs/>
          <w:sz w:val="32"/>
          <w:szCs w:val="32"/>
        </w:rPr>
        <w:t xml:space="preserve">Report for </w:t>
      </w:r>
      <w:ins w:id="0" w:author="BR, Nithyashree" w:date="2025-05-01T14:58:00Z" w16du:dateUtc="2025-05-01T18:58:00Z">
        <w:r w:rsidRPr="00992DB2">
          <w:rPr>
            <w:b/>
            <w:bCs/>
            <w:sz w:val="32"/>
            <w:szCs w:val="32"/>
          </w:rPr>
          <w:t>MIST 6170</w:t>
        </w:r>
      </w:ins>
      <w:r w:rsidRPr="00992DB2">
        <w:rPr>
          <w:b/>
          <w:bCs/>
          <w:sz w:val="32"/>
          <w:szCs w:val="32"/>
        </w:rPr>
        <w:t xml:space="preserve"> Advance Machine Learning</w:t>
      </w:r>
    </w:p>
    <w:p w14:paraId="07EB249F" w14:textId="18311881" w:rsidR="002C3D60" w:rsidRPr="00992DB2" w:rsidRDefault="00143969" w:rsidP="002C3D60">
      <w:pPr>
        <w:pStyle w:val="Title"/>
        <w:spacing w:line="276" w:lineRule="auto"/>
        <w:jc w:val="center"/>
        <w:rPr>
          <w:b/>
          <w:bCs/>
          <w:sz w:val="32"/>
          <w:szCs w:val="32"/>
        </w:rPr>
      </w:pPr>
      <w:r w:rsidRPr="00992DB2">
        <w:rPr>
          <w:b/>
          <w:bCs/>
          <w:sz w:val="32"/>
          <w:szCs w:val="32"/>
        </w:rPr>
        <w:t xml:space="preserve">SPRING </w:t>
      </w:r>
      <w:r w:rsidR="002C3D60" w:rsidRPr="00992DB2">
        <w:rPr>
          <w:b/>
          <w:bCs/>
          <w:sz w:val="32"/>
          <w:szCs w:val="32"/>
        </w:rPr>
        <w:t>2025</w:t>
      </w:r>
    </w:p>
    <w:p w14:paraId="62E8AB45" w14:textId="77777777" w:rsidR="002C3D60" w:rsidRPr="00992DB2" w:rsidRDefault="002C3D60" w:rsidP="002C3D60">
      <w:pPr>
        <w:pStyle w:val="Title"/>
        <w:spacing w:line="276" w:lineRule="auto"/>
        <w:jc w:val="center"/>
        <w:rPr>
          <w:b/>
          <w:bCs/>
          <w:sz w:val="32"/>
          <w:szCs w:val="32"/>
        </w:rPr>
      </w:pPr>
    </w:p>
    <w:p w14:paraId="12FF6929" w14:textId="77777777" w:rsidR="002C3D60" w:rsidRPr="00992DB2" w:rsidRDefault="002C3D60" w:rsidP="002C3D60">
      <w:pPr>
        <w:pStyle w:val="Title"/>
        <w:spacing w:line="276" w:lineRule="auto"/>
        <w:jc w:val="center"/>
        <w:rPr>
          <w:b/>
          <w:bCs/>
        </w:rPr>
      </w:pPr>
    </w:p>
    <w:p w14:paraId="6B71FD5E" w14:textId="77777777" w:rsidR="002C3D60" w:rsidRPr="00992DB2" w:rsidRDefault="002C3D60" w:rsidP="002C3D60">
      <w:pPr>
        <w:pStyle w:val="Title"/>
        <w:spacing w:line="276" w:lineRule="auto"/>
        <w:jc w:val="center"/>
        <w:rPr>
          <w:b/>
          <w:bCs/>
          <w:sz w:val="32"/>
          <w:szCs w:val="32"/>
        </w:rPr>
      </w:pPr>
      <w:r w:rsidRPr="00992DB2">
        <w:rPr>
          <w:b/>
          <w:bCs/>
          <w:sz w:val="32"/>
          <w:szCs w:val="32"/>
        </w:rPr>
        <w:t>Submitted by:</w:t>
      </w:r>
    </w:p>
    <w:p w14:paraId="50AB9188" w14:textId="77777777" w:rsidR="00992DB2" w:rsidRDefault="002C3D60" w:rsidP="002C3D60">
      <w:pPr>
        <w:pStyle w:val="Title"/>
        <w:spacing w:line="276" w:lineRule="auto"/>
        <w:jc w:val="center"/>
        <w:rPr>
          <w:b/>
          <w:bCs/>
          <w:sz w:val="32"/>
          <w:szCs w:val="32"/>
        </w:rPr>
      </w:pPr>
      <w:ins w:id="1" w:author="BR, Nithyashree" w:date="2025-05-01T14:59:00Z" w16du:dateUtc="2025-05-01T18:59:00Z">
        <w:r w:rsidRPr="00992DB2">
          <w:rPr>
            <w:b/>
            <w:bCs/>
            <w:sz w:val="32"/>
            <w:szCs w:val="32"/>
          </w:rPr>
          <w:t xml:space="preserve">Abhishek Kumar </w:t>
        </w:r>
      </w:ins>
      <w:ins w:id="2" w:author="BR, Nithyashree" w:date="2025-05-01T15:00:00Z" w16du:dateUtc="2025-05-01T19:00:00Z">
        <w:r w:rsidRPr="00992DB2">
          <w:rPr>
            <w:b/>
            <w:bCs/>
            <w:sz w:val="32"/>
            <w:szCs w:val="32"/>
          </w:rPr>
          <w:t>Singh</w:t>
        </w:r>
      </w:ins>
    </w:p>
    <w:p w14:paraId="3F449F77" w14:textId="335B4D27" w:rsidR="002C3D60" w:rsidRPr="00992DB2" w:rsidRDefault="002C3D60" w:rsidP="002C3D60">
      <w:pPr>
        <w:pStyle w:val="Title"/>
        <w:spacing w:line="276" w:lineRule="auto"/>
        <w:jc w:val="center"/>
        <w:rPr>
          <w:ins w:id="3" w:author="Soule, Audrey E" w:date="2025-04-30T18:33:00Z" w16du:dateUtc="2025-04-30T22:33:00Z"/>
          <w:b/>
          <w:bCs/>
          <w:sz w:val="32"/>
          <w:szCs w:val="32"/>
        </w:rPr>
      </w:pPr>
      <w:ins w:id="4" w:author="BR, Nithyashree" w:date="2025-05-01T15:00:00Z" w16du:dateUtc="2025-05-01T19:00:00Z">
        <w:r w:rsidRPr="00992DB2">
          <w:rPr>
            <w:b/>
            <w:bCs/>
            <w:sz w:val="32"/>
            <w:szCs w:val="32"/>
          </w:rPr>
          <w:t xml:space="preserve">Nithyashree </w:t>
        </w:r>
        <w:proofErr w:type="spellStart"/>
        <w:r w:rsidRPr="00992DB2">
          <w:rPr>
            <w:b/>
            <w:bCs/>
            <w:sz w:val="32"/>
            <w:szCs w:val="32"/>
          </w:rPr>
          <w:t>Bandihalli</w:t>
        </w:r>
        <w:proofErr w:type="spellEnd"/>
        <w:r w:rsidRPr="00992DB2">
          <w:rPr>
            <w:b/>
            <w:bCs/>
            <w:sz w:val="32"/>
            <w:szCs w:val="32"/>
          </w:rPr>
          <w:t xml:space="preserve"> Rangaswamy</w:t>
        </w:r>
      </w:ins>
    </w:p>
    <w:p w14:paraId="46A66675" w14:textId="77777777" w:rsidR="002C3D60" w:rsidRPr="00992DB2" w:rsidRDefault="002C3D60" w:rsidP="002C3D60">
      <w:pPr>
        <w:pStyle w:val="Title"/>
        <w:spacing w:line="276" w:lineRule="auto"/>
        <w:jc w:val="center"/>
        <w:rPr>
          <w:b/>
          <w:bCs/>
          <w:sz w:val="32"/>
          <w:szCs w:val="32"/>
        </w:rPr>
      </w:pPr>
      <w:r w:rsidRPr="00992DB2">
        <w:rPr>
          <w:b/>
          <w:bCs/>
          <w:sz w:val="32"/>
          <w:szCs w:val="32"/>
        </w:rPr>
        <w:t>Sanjay Sandhosh</w:t>
      </w:r>
    </w:p>
    <w:p w14:paraId="1C9C852A" w14:textId="77777777" w:rsidR="007A4D69" w:rsidRDefault="007A4D69" w:rsidP="002C3D60">
      <w:pPr>
        <w:pStyle w:val="Title"/>
        <w:spacing w:line="276" w:lineRule="auto"/>
        <w:jc w:val="center"/>
      </w:pPr>
    </w:p>
    <w:p w14:paraId="6C92067C" w14:textId="77777777" w:rsidR="002C3D60" w:rsidRDefault="002C3D60" w:rsidP="002C3D60">
      <w:pPr>
        <w:spacing w:line="276" w:lineRule="auto"/>
      </w:pPr>
    </w:p>
    <w:p w14:paraId="2D3AFA91" w14:textId="77777777" w:rsidR="002C3D60" w:rsidRDefault="002C3D60" w:rsidP="002C3D60">
      <w:pPr>
        <w:spacing w:line="276" w:lineRule="auto"/>
      </w:pPr>
    </w:p>
    <w:p w14:paraId="2A919E42" w14:textId="77777777" w:rsidR="002C3D60" w:rsidRDefault="002C3D60" w:rsidP="002C3D60">
      <w:pPr>
        <w:spacing w:line="276" w:lineRule="auto"/>
      </w:pPr>
    </w:p>
    <w:p w14:paraId="213E88B2" w14:textId="77777777" w:rsidR="002C3D60" w:rsidRDefault="002C3D60" w:rsidP="002C3D60">
      <w:pPr>
        <w:spacing w:line="276" w:lineRule="auto"/>
      </w:pPr>
    </w:p>
    <w:p w14:paraId="11231095" w14:textId="77777777" w:rsidR="002C3D60" w:rsidRDefault="002C3D60" w:rsidP="002C3D60">
      <w:pPr>
        <w:spacing w:line="276" w:lineRule="auto"/>
      </w:pPr>
    </w:p>
    <w:p w14:paraId="74EDFC8F" w14:textId="77777777" w:rsidR="002C3D60" w:rsidRDefault="002C3D60" w:rsidP="002C3D60">
      <w:pPr>
        <w:spacing w:line="276" w:lineRule="auto"/>
      </w:pPr>
    </w:p>
    <w:p w14:paraId="17654C36" w14:textId="77777777" w:rsidR="002C3D60" w:rsidRDefault="002C3D60" w:rsidP="002C3D60">
      <w:pPr>
        <w:spacing w:line="276" w:lineRule="auto"/>
      </w:pPr>
    </w:p>
    <w:p w14:paraId="677286B4" w14:textId="77777777" w:rsidR="002C3D60" w:rsidRDefault="002C3D60" w:rsidP="002C3D60">
      <w:pPr>
        <w:spacing w:line="276" w:lineRule="auto"/>
      </w:pPr>
    </w:p>
    <w:p w14:paraId="22EC1845" w14:textId="77777777" w:rsidR="002C3D60" w:rsidRDefault="002C3D60" w:rsidP="002C3D60">
      <w:pPr>
        <w:spacing w:line="276" w:lineRule="auto"/>
      </w:pPr>
    </w:p>
    <w:p w14:paraId="01EA5F74" w14:textId="77777777" w:rsidR="002C3D60" w:rsidRDefault="002C3D60" w:rsidP="002C3D60">
      <w:pPr>
        <w:spacing w:line="276" w:lineRule="auto"/>
      </w:pPr>
    </w:p>
    <w:p w14:paraId="5540E39E" w14:textId="77777777" w:rsidR="002C3D60" w:rsidRDefault="002C3D60" w:rsidP="002C3D60">
      <w:pPr>
        <w:spacing w:line="276" w:lineRule="auto"/>
      </w:pPr>
    </w:p>
    <w:p w14:paraId="68031EBA" w14:textId="77777777" w:rsidR="002C3D60" w:rsidRPr="002C3D60" w:rsidRDefault="002C3D60" w:rsidP="00503B13">
      <w:pPr>
        <w:spacing w:line="360" w:lineRule="auto"/>
      </w:pPr>
      <w:r w:rsidRPr="002C3D60">
        <w:rPr>
          <w:b/>
          <w:bCs/>
        </w:rPr>
        <w:lastRenderedPageBreak/>
        <w:t>BUSINESS PROBLEM</w:t>
      </w:r>
      <w:r w:rsidRPr="002C3D60">
        <w:t> </w:t>
      </w:r>
    </w:p>
    <w:p w14:paraId="5ABEAA0C" w14:textId="77777777" w:rsidR="002C3D60" w:rsidRPr="002C3D60" w:rsidRDefault="002C3D60" w:rsidP="00503B13">
      <w:pPr>
        <w:spacing w:line="360" w:lineRule="auto"/>
      </w:pPr>
      <w:r w:rsidRPr="002C3D60">
        <w:t>The rapid growth of biomedical literature poses a significant challenge for research teams and clinicians who need to keep up with the latest findings. This project aims to develop an automated classification system that assigns research publications to the appropriate cancer‐type category (Colon Cancer, Lung Cancer, Thyroid Cancer). Such a system can accelerate literature‐review workflows, improve information retrieval, and support decision‐making in research and clinical settings, saving a lot of energy, time and ultimately cost for the companies and for the employees, which can now focus on important things. </w:t>
      </w:r>
    </w:p>
    <w:p w14:paraId="5824E25D" w14:textId="77777777" w:rsidR="002C3D60" w:rsidRDefault="002C3D60" w:rsidP="00503B13">
      <w:pPr>
        <w:spacing w:line="360" w:lineRule="auto"/>
      </w:pPr>
    </w:p>
    <w:p w14:paraId="162AF37D" w14:textId="77777777" w:rsidR="002C3D60" w:rsidRPr="002C3D60" w:rsidRDefault="002C3D60" w:rsidP="00503B13">
      <w:pPr>
        <w:spacing w:line="360" w:lineRule="auto"/>
        <w:rPr>
          <w:b/>
          <w:bCs/>
        </w:rPr>
      </w:pPr>
      <w:r w:rsidRPr="002C3D60">
        <w:rPr>
          <w:b/>
          <w:bCs/>
        </w:rPr>
        <w:t>MACHINE LEARNING TECHNIQUES USED </w:t>
      </w:r>
    </w:p>
    <w:p w14:paraId="08CBB00C" w14:textId="77777777" w:rsidR="002C3D60" w:rsidRPr="002C3D60" w:rsidRDefault="002C3D60" w:rsidP="00503B13">
      <w:pPr>
        <w:spacing w:line="360" w:lineRule="auto"/>
      </w:pPr>
      <w:r w:rsidRPr="002C3D60">
        <w:t>To address the text classification problem, we applied a progression of methods taught in the course: </w:t>
      </w:r>
    </w:p>
    <w:p w14:paraId="092D613A" w14:textId="77777777" w:rsidR="002C3D60" w:rsidRPr="002C3D60" w:rsidRDefault="002C3D60" w:rsidP="00503B13">
      <w:pPr>
        <w:numPr>
          <w:ilvl w:val="0"/>
          <w:numId w:val="1"/>
        </w:numPr>
        <w:spacing w:line="360" w:lineRule="auto"/>
      </w:pPr>
      <w:r w:rsidRPr="002C3D60">
        <w:rPr>
          <w:u w:val="single"/>
        </w:rPr>
        <w:t>TF-IDF + Classical Models</w:t>
      </w:r>
      <w:r w:rsidRPr="002C3D60">
        <w:t>: Term Frequency–Inverse Document Frequency vectorization combined with Multinomial Naive Bayes, Logistic Regression, and Support Vector Machine. </w:t>
      </w:r>
    </w:p>
    <w:p w14:paraId="2CF7AFA2" w14:textId="77777777" w:rsidR="002C3D60" w:rsidRPr="002C3D60" w:rsidRDefault="002C3D60" w:rsidP="00503B13">
      <w:pPr>
        <w:numPr>
          <w:ilvl w:val="0"/>
          <w:numId w:val="2"/>
        </w:numPr>
        <w:spacing w:line="360" w:lineRule="auto"/>
      </w:pPr>
      <w:r w:rsidRPr="002C3D60">
        <w:rPr>
          <w:u w:val="single"/>
        </w:rPr>
        <w:t>Ensemble Methods</w:t>
      </w:r>
      <w:r w:rsidRPr="002C3D60">
        <w:t>: Random Forest and XGBoost to reduce variance and bias. </w:t>
      </w:r>
    </w:p>
    <w:p w14:paraId="3519B138" w14:textId="60A1888A" w:rsidR="002C3D60" w:rsidRPr="002C3D60" w:rsidRDefault="004A199F" w:rsidP="00503B13">
      <w:pPr>
        <w:numPr>
          <w:ilvl w:val="0"/>
          <w:numId w:val="3"/>
        </w:numPr>
        <w:spacing w:line="360" w:lineRule="auto"/>
      </w:pPr>
      <w:r w:rsidRPr="002C3D60">
        <w:rPr>
          <w:u w:val="single"/>
        </w:rPr>
        <w:t xml:space="preserve">LSTM </w:t>
      </w:r>
      <w:r>
        <w:rPr>
          <w:u w:val="single"/>
        </w:rPr>
        <w:t>model</w:t>
      </w:r>
    </w:p>
    <w:p w14:paraId="35B0833E" w14:textId="2081B430" w:rsidR="002C3D60" w:rsidRDefault="004A199F" w:rsidP="00503B13">
      <w:pPr>
        <w:numPr>
          <w:ilvl w:val="0"/>
          <w:numId w:val="4"/>
        </w:numPr>
        <w:spacing w:line="360" w:lineRule="auto"/>
      </w:pPr>
      <w:r>
        <w:rPr>
          <w:u w:val="single"/>
        </w:rPr>
        <w:t>CNN</w:t>
      </w:r>
      <w:r w:rsidR="002C3D60" w:rsidRPr="002C3D60">
        <w:t> </w:t>
      </w:r>
      <w:r>
        <w:t>model</w:t>
      </w:r>
    </w:p>
    <w:p w14:paraId="1B018DF5" w14:textId="77777777" w:rsidR="002C3D60" w:rsidRPr="002C3D60" w:rsidRDefault="002C3D60" w:rsidP="002C3D60">
      <w:pPr>
        <w:spacing w:line="276" w:lineRule="auto"/>
        <w:ind w:left="720"/>
      </w:pPr>
    </w:p>
    <w:p w14:paraId="1470F050" w14:textId="77777777" w:rsidR="00DA6CE2" w:rsidRDefault="00DA6CE2" w:rsidP="002C3D60">
      <w:pPr>
        <w:spacing w:line="276" w:lineRule="auto"/>
        <w:rPr>
          <w:b/>
          <w:bCs/>
        </w:rPr>
      </w:pPr>
    </w:p>
    <w:p w14:paraId="1C6BF06B" w14:textId="77777777" w:rsidR="00DA6CE2" w:rsidRDefault="00DA6CE2" w:rsidP="002C3D60">
      <w:pPr>
        <w:spacing w:line="276" w:lineRule="auto"/>
        <w:rPr>
          <w:b/>
          <w:bCs/>
        </w:rPr>
      </w:pPr>
    </w:p>
    <w:p w14:paraId="4A8FB66D" w14:textId="77777777" w:rsidR="00DA6CE2" w:rsidRDefault="00DA6CE2" w:rsidP="002C3D60">
      <w:pPr>
        <w:spacing w:line="276" w:lineRule="auto"/>
        <w:rPr>
          <w:b/>
          <w:bCs/>
        </w:rPr>
      </w:pPr>
    </w:p>
    <w:p w14:paraId="363C2680" w14:textId="77777777" w:rsidR="00DA6CE2" w:rsidRDefault="00DA6CE2" w:rsidP="002C3D60">
      <w:pPr>
        <w:spacing w:line="276" w:lineRule="auto"/>
        <w:rPr>
          <w:b/>
          <w:bCs/>
        </w:rPr>
      </w:pPr>
    </w:p>
    <w:p w14:paraId="0D8DE0C8" w14:textId="77777777" w:rsidR="00DA6CE2" w:rsidRDefault="00DA6CE2" w:rsidP="002C3D60">
      <w:pPr>
        <w:spacing w:line="276" w:lineRule="auto"/>
        <w:rPr>
          <w:b/>
          <w:bCs/>
        </w:rPr>
      </w:pPr>
    </w:p>
    <w:p w14:paraId="5321378A" w14:textId="77777777" w:rsidR="00DA6CE2" w:rsidRDefault="00DA6CE2" w:rsidP="002C3D60">
      <w:pPr>
        <w:spacing w:line="276" w:lineRule="auto"/>
        <w:rPr>
          <w:b/>
          <w:bCs/>
        </w:rPr>
      </w:pPr>
    </w:p>
    <w:p w14:paraId="43DA1EF9" w14:textId="77777777" w:rsidR="00DA6CE2" w:rsidRDefault="00DA6CE2" w:rsidP="002C3D60">
      <w:pPr>
        <w:spacing w:line="276" w:lineRule="auto"/>
        <w:rPr>
          <w:b/>
          <w:bCs/>
        </w:rPr>
      </w:pPr>
    </w:p>
    <w:p w14:paraId="20FA6E01" w14:textId="77777777" w:rsidR="00DA6CE2" w:rsidRDefault="00DA6CE2" w:rsidP="002C3D60">
      <w:pPr>
        <w:spacing w:line="276" w:lineRule="auto"/>
        <w:rPr>
          <w:b/>
          <w:bCs/>
        </w:rPr>
      </w:pPr>
    </w:p>
    <w:p w14:paraId="34A45195" w14:textId="77777777" w:rsidR="00DA6CE2" w:rsidRDefault="00DA6CE2" w:rsidP="002C3D60">
      <w:pPr>
        <w:spacing w:line="276" w:lineRule="auto"/>
        <w:rPr>
          <w:b/>
          <w:bCs/>
        </w:rPr>
      </w:pPr>
    </w:p>
    <w:p w14:paraId="032A6C67" w14:textId="425AE8DE" w:rsidR="002C3D60" w:rsidRPr="002C3D60" w:rsidRDefault="002C3D60" w:rsidP="00503B13">
      <w:pPr>
        <w:spacing w:line="360" w:lineRule="auto"/>
      </w:pPr>
      <w:r w:rsidRPr="002C3D60">
        <w:rPr>
          <w:b/>
          <w:bCs/>
        </w:rPr>
        <w:t>DATA DESCRIPTION</w:t>
      </w:r>
      <w:r w:rsidRPr="002C3D60">
        <w:t> </w:t>
      </w:r>
      <w:r w:rsidRPr="002C3D60">
        <w:br/>
        <w:t>The dataset comprises approximately 6,000 research-paper abstracts from Kaggle, balanced across three cancer types. Each record includes two fields: </w:t>
      </w:r>
    </w:p>
    <w:p w14:paraId="0D8D542F" w14:textId="77777777" w:rsidR="002C3D60" w:rsidRPr="002C3D60" w:rsidRDefault="002C3D60" w:rsidP="00503B13">
      <w:pPr>
        <w:numPr>
          <w:ilvl w:val="0"/>
          <w:numId w:val="5"/>
        </w:numPr>
        <w:spacing w:line="360" w:lineRule="auto"/>
      </w:pPr>
      <w:r w:rsidRPr="002C3D60">
        <w:rPr>
          <w:b/>
          <w:bCs/>
        </w:rPr>
        <w:t>cancer_type</w:t>
      </w:r>
      <w:r w:rsidRPr="002C3D60">
        <w:t xml:space="preserve"> (categorical label): Colon, Lung, and Thyroid. </w:t>
      </w:r>
    </w:p>
    <w:p w14:paraId="01E33B5D" w14:textId="77777777" w:rsidR="002C3D60" w:rsidRDefault="002C3D60" w:rsidP="00503B13">
      <w:pPr>
        <w:numPr>
          <w:ilvl w:val="0"/>
          <w:numId w:val="6"/>
        </w:numPr>
        <w:spacing w:line="360" w:lineRule="auto"/>
      </w:pPr>
      <w:r w:rsidRPr="002C3D60">
        <w:rPr>
          <w:b/>
          <w:bCs/>
        </w:rPr>
        <w:t>research_paper</w:t>
      </w:r>
      <w:r w:rsidRPr="002C3D60">
        <w:t xml:space="preserve"> (abstract text): No missing values were present, and class proportions were approximately equal. </w:t>
      </w:r>
    </w:p>
    <w:p w14:paraId="10608A37" w14:textId="2E896645" w:rsidR="00DA6CE2" w:rsidRDefault="00DA6CE2" w:rsidP="00503B13">
      <w:pPr>
        <w:spacing w:line="360" w:lineRule="auto"/>
        <w:ind w:left="360"/>
      </w:pPr>
      <w:r w:rsidRPr="00DA6CE2">
        <w:rPr>
          <w:noProof/>
        </w:rPr>
        <w:drawing>
          <wp:inline distT="0" distB="0" distL="0" distR="0" wp14:anchorId="68252727" wp14:editId="7520CCA0">
            <wp:extent cx="5288845" cy="3401586"/>
            <wp:effectExtent l="0" t="0" r="0" b="2540"/>
            <wp:docPr id="46134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013" name="Picture 1" descr="A screenshot of a computer&#10;&#10;AI-generated content may be incorrect."/>
                    <pic:cNvPicPr/>
                  </pic:nvPicPr>
                  <pic:blipFill>
                    <a:blip r:embed="rId6"/>
                    <a:stretch>
                      <a:fillRect/>
                    </a:stretch>
                  </pic:blipFill>
                  <pic:spPr>
                    <a:xfrm>
                      <a:off x="0" y="0"/>
                      <a:ext cx="5325031" cy="3424860"/>
                    </a:xfrm>
                    <a:prstGeom prst="rect">
                      <a:avLst/>
                    </a:prstGeom>
                  </pic:spPr>
                </pic:pic>
              </a:graphicData>
            </a:graphic>
          </wp:inline>
        </w:drawing>
      </w:r>
    </w:p>
    <w:p w14:paraId="12AEA0CB" w14:textId="77777777" w:rsidR="002C3D60" w:rsidRDefault="002C3D60" w:rsidP="00503B13">
      <w:pPr>
        <w:spacing w:line="360" w:lineRule="auto"/>
        <w:rPr>
          <w:b/>
          <w:bCs/>
        </w:rPr>
      </w:pPr>
    </w:p>
    <w:p w14:paraId="5D0A67CD" w14:textId="22A0D0D5" w:rsidR="002C3D60" w:rsidRPr="002C3D60" w:rsidRDefault="002C3D60" w:rsidP="00503B13">
      <w:pPr>
        <w:spacing w:line="360" w:lineRule="auto"/>
        <w:rPr>
          <w:b/>
          <w:bCs/>
        </w:rPr>
      </w:pPr>
      <w:r w:rsidRPr="002C3D60">
        <w:rPr>
          <w:b/>
          <w:bCs/>
        </w:rPr>
        <w:t>DATA PRE-PROCESSING </w:t>
      </w:r>
    </w:p>
    <w:p w14:paraId="733D0F97" w14:textId="77777777" w:rsidR="002C3D60" w:rsidRPr="002C3D60" w:rsidRDefault="002C3D60" w:rsidP="00503B13">
      <w:pPr>
        <w:numPr>
          <w:ilvl w:val="0"/>
          <w:numId w:val="7"/>
        </w:numPr>
        <w:spacing w:line="360" w:lineRule="auto"/>
      </w:pPr>
      <w:r w:rsidRPr="002C3D60">
        <w:t>We started with giving the columns meaningful names, checking for null values, cleaning the textual data by removing additional stop words (using nltk library). </w:t>
      </w:r>
    </w:p>
    <w:p w14:paraId="088C182F" w14:textId="44803483" w:rsidR="002C3D60" w:rsidRPr="002C3D60" w:rsidRDefault="002C3D60" w:rsidP="00503B13">
      <w:pPr>
        <w:numPr>
          <w:ilvl w:val="0"/>
          <w:numId w:val="8"/>
        </w:numPr>
        <w:spacing w:line="360" w:lineRule="auto"/>
      </w:pPr>
      <w:r w:rsidRPr="002C3D60">
        <w:t xml:space="preserve">We used test_train_split() to split our dataset 3 ways: </w:t>
      </w:r>
      <w:r>
        <w:t>6</w:t>
      </w:r>
      <w:r w:rsidRPr="002C3D60">
        <w:t xml:space="preserve">0% training set, </w:t>
      </w:r>
      <w:r>
        <w:t>20</w:t>
      </w:r>
      <w:r w:rsidRPr="002C3D60">
        <w:t xml:space="preserve">% validation set and </w:t>
      </w:r>
      <w:r>
        <w:t>20</w:t>
      </w:r>
      <w:r w:rsidRPr="002C3D60">
        <w:t>% testing set. </w:t>
      </w:r>
    </w:p>
    <w:p w14:paraId="590AEE91" w14:textId="77777777" w:rsidR="002C3D60" w:rsidRDefault="002C3D60" w:rsidP="002C3D60">
      <w:pPr>
        <w:spacing w:line="276" w:lineRule="auto"/>
        <w:rPr>
          <w:b/>
          <w:bCs/>
        </w:rPr>
      </w:pPr>
    </w:p>
    <w:p w14:paraId="0B4F367B" w14:textId="77777777" w:rsidR="004A199F" w:rsidRDefault="004A199F" w:rsidP="002C3D60">
      <w:pPr>
        <w:spacing w:line="276" w:lineRule="auto"/>
        <w:rPr>
          <w:b/>
          <w:bCs/>
        </w:rPr>
      </w:pPr>
    </w:p>
    <w:p w14:paraId="0A507B79" w14:textId="77777777" w:rsidR="00DA6CE2" w:rsidRDefault="00DA6CE2" w:rsidP="00DA6CE2">
      <w:pPr>
        <w:rPr>
          <w:b/>
          <w:bCs/>
        </w:rPr>
      </w:pPr>
      <w:r w:rsidRPr="1954601E">
        <w:rPr>
          <w:b/>
          <w:bCs/>
        </w:rPr>
        <w:lastRenderedPageBreak/>
        <w:t>EXPLORATORY ANALYSIS</w:t>
      </w:r>
    </w:p>
    <w:p w14:paraId="3426FAB1" w14:textId="77777777" w:rsidR="00DA6CE2" w:rsidRPr="006E5C94" w:rsidRDefault="00DA6CE2" w:rsidP="00DA6CE2">
      <w:pPr>
        <w:pStyle w:val="ListParagraph"/>
        <w:numPr>
          <w:ilvl w:val="0"/>
          <w:numId w:val="9"/>
        </w:numPr>
        <w:spacing w:after="160" w:line="278" w:lineRule="auto"/>
        <w:rPr>
          <w:b/>
          <w:bCs/>
        </w:rPr>
      </w:pPr>
      <w:r w:rsidRPr="489D2C3B">
        <w:rPr>
          <w:b/>
          <w:bCs/>
        </w:rPr>
        <w:t>Distribution of Cancer types:</w:t>
      </w:r>
    </w:p>
    <w:p w14:paraId="41389820" w14:textId="5439F53E" w:rsidR="002C3D60" w:rsidRDefault="00DA6CE2" w:rsidP="002C3D60">
      <w:pPr>
        <w:spacing w:line="276" w:lineRule="auto"/>
        <w:ind w:left="360"/>
        <w:rPr>
          <w:b/>
          <w:bCs/>
        </w:rPr>
      </w:pPr>
      <w:r w:rsidRPr="00DA6CE2">
        <w:rPr>
          <w:b/>
          <w:bCs/>
          <w:noProof/>
        </w:rPr>
        <w:drawing>
          <wp:inline distT="0" distB="0" distL="0" distR="0" wp14:anchorId="4E822284" wp14:editId="7B87CAA8">
            <wp:extent cx="5277084" cy="3409245"/>
            <wp:effectExtent l="0" t="0" r="0" b="0"/>
            <wp:docPr id="1387962883"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2883" name="Picture 1" descr="A graph of different colored squares&#10;&#10;AI-generated content may be incorrect."/>
                    <pic:cNvPicPr/>
                  </pic:nvPicPr>
                  <pic:blipFill>
                    <a:blip r:embed="rId7"/>
                    <a:stretch>
                      <a:fillRect/>
                    </a:stretch>
                  </pic:blipFill>
                  <pic:spPr>
                    <a:xfrm>
                      <a:off x="0" y="0"/>
                      <a:ext cx="5316800" cy="3434903"/>
                    </a:xfrm>
                    <a:prstGeom prst="rect">
                      <a:avLst/>
                    </a:prstGeom>
                  </pic:spPr>
                </pic:pic>
              </a:graphicData>
            </a:graphic>
          </wp:inline>
        </w:drawing>
      </w:r>
    </w:p>
    <w:p w14:paraId="36DDA489" w14:textId="4955FA94" w:rsidR="00DA6CE2" w:rsidRDefault="00DA6CE2" w:rsidP="00DA6CE2">
      <w:pPr>
        <w:pStyle w:val="ListParagraph"/>
        <w:numPr>
          <w:ilvl w:val="0"/>
          <w:numId w:val="9"/>
        </w:numPr>
        <w:spacing w:after="160" w:line="278" w:lineRule="auto"/>
        <w:rPr>
          <w:b/>
          <w:bCs/>
        </w:rPr>
      </w:pPr>
      <w:r w:rsidRPr="00DA6CE2">
        <w:rPr>
          <w:b/>
          <w:bCs/>
        </w:rPr>
        <w:t>Average text length by cancer type</w:t>
      </w:r>
    </w:p>
    <w:p w14:paraId="14C3D52B" w14:textId="77777777" w:rsidR="00DA6CE2" w:rsidRDefault="00DA6CE2" w:rsidP="00DA6CE2">
      <w:pPr>
        <w:pStyle w:val="ListParagraph"/>
        <w:spacing w:after="160" w:line="278" w:lineRule="auto"/>
        <w:ind w:left="1080"/>
        <w:rPr>
          <w:b/>
          <w:bCs/>
        </w:rPr>
      </w:pPr>
    </w:p>
    <w:p w14:paraId="13F0A8C9" w14:textId="30FF3369" w:rsidR="00DA6CE2" w:rsidRPr="00DA6CE2" w:rsidRDefault="00DA6CE2" w:rsidP="00DA6CE2">
      <w:pPr>
        <w:pStyle w:val="ListParagraph"/>
        <w:spacing w:after="160" w:line="278" w:lineRule="auto"/>
        <w:ind w:left="1080"/>
        <w:rPr>
          <w:b/>
          <w:bCs/>
        </w:rPr>
      </w:pPr>
      <w:r w:rsidRPr="00DA6CE2">
        <w:rPr>
          <w:b/>
          <w:bCs/>
          <w:noProof/>
        </w:rPr>
        <w:drawing>
          <wp:inline distT="0" distB="0" distL="0" distR="0" wp14:anchorId="49640E26" wp14:editId="4975A777">
            <wp:extent cx="4739347" cy="3510844"/>
            <wp:effectExtent l="0" t="0" r="0" b="0"/>
            <wp:docPr id="1048440735"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40735" name="Picture 1" descr="A graph showing different colored bars&#10;&#10;AI-generated content may be incorrect."/>
                    <pic:cNvPicPr/>
                  </pic:nvPicPr>
                  <pic:blipFill rotWithShape="1">
                    <a:blip r:embed="rId8"/>
                    <a:srcRect l="4558" r="6932"/>
                    <a:stretch/>
                  </pic:blipFill>
                  <pic:spPr bwMode="auto">
                    <a:xfrm>
                      <a:off x="0" y="0"/>
                      <a:ext cx="4768344" cy="3532324"/>
                    </a:xfrm>
                    <a:prstGeom prst="rect">
                      <a:avLst/>
                    </a:prstGeom>
                    <a:ln>
                      <a:noFill/>
                    </a:ln>
                    <a:extLst>
                      <a:ext uri="{53640926-AAD7-44D8-BBD7-CCE9431645EC}">
                        <a14:shadowObscured xmlns:a14="http://schemas.microsoft.com/office/drawing/2010/main"/>
                      </a:ext>
                    </a:extLst>
                  </pic:spPr>
                </pic:pic>
              </a:graphicData>
            </a:graphic>
          </wp:inline>
        </w:drawing>
      </w:r>
    </w:p>
    <w:p w14:paraId="7EBBA760" w14:textId="77777777" w:rsidR="00DA6CE2" w:rsidRDefault="00DA6CE2" w:rsidP="00DA6CE2">
      <w:pPr>
        <w:pStyle w:val="ListParagraph"/>
        <w:numPr>
          <w:ilvl w:val="0"/>
          <w:numId w:val="9"/>
        </w:numPr>
        <w:spacing w:after="160" w:line="278" w:lineRule="auto"/>
        <w:rPr>
          <w:b/>
          <w:bCs/>
        </w:rPr>
      </w:pPr>
      <w:r w:rsidRPr="489D2C3B">
        <w:rPr>
          <w:b/>
          <w:bCs/>
        </w:rPr>
        <w:lastRenderedPageBreak/>
        <w:t>Most frequent words (word clouds) by cancer type</w:t>
      </w:r>
    </w:p>
    <w:p w14:paraId="53F1C22D" w14:textId="5AA268E9" w:rsidR="00DA6CE2" w:rsidRDefault="00DA6CE2" w:rsidP="00DA6CE2">
      <w:pPr>
        <w:spacing w:after="160" w:line="278" w:lineRule="auto"/>
        <w:ind w:left="720"/>
        <w:rPr>
          <w:b/>
          <w:bCs/>
        </w:rPr>
      </w:pPr>
      <w:r>
        <w:rPr>
          <w:noProof/>
        </w:rPr>
        <w:drawing>
          <wp:inline distT="0" distB="0" distL="0" distR="0" wp14:anchorId="239FAAAF" wp14:editId="62094F69">
            <wp:extent cx="4514145" cy="2545279"/>
            <wp:effectExtent l="12700" t="12700" r="7620" b="7620"/>
            <wp:docPr id="1557399746" name="Picture 1557399746"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99746" name="Picture 1557399746" descr="A close-up of word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3964" cy="2567731"/>
                    </a:xfrm>
                    <a:prstGeom prst="rect">
                      <a:avLst/>
                    </a:prstGeom>
                    <a:ln w="9525">
                      <a:solidFill>
                        <a:schemeClr val="tx1"/>
                      </a:solidFill>
                      <a:prstDash val="solid"/>
                    </a:ln>
                  </pic:spPr>
                </pic:pic>
              </a:graphicData>
            </a:graphic>
          </wp:inline>
        </w:drawing>
      </w:r>
    </w:p>
    <w:p w14:paraId="5BD9787E" w14:textId="5C4CC3D2" w:rsidR="00DA6CE2" w:rsidRDefault="00DA6CE2" w:rsidP="00DA6CE2">
      <w:pPr>
        <w:spacing w:after="160" w:line="278" w:lineRule="auto"/>
        <w:ind w:left="720"/>
        <w:rPr>
          <w:b/>
          <w:bCs/>
        </w:rPr>
      </w:pPr>
      <w:r w:rsidRPr="00DA6CE2">
        <w:rPr>
          <w:noProof/>
          <w:shd w:val="clear" w:color="auto" w:fill="000000" w:themeFill="text1"/>
        </w:rPr>
        <w:drawing>
          <wp:inline distT="0" distB="0" distL="0" distR="0" wp14:anchorId="080124DC" wp14:editId="38424978">
            <wp:extent cx="4550035" cy="2411659"/>
            <wp:effectExtent l="12700" t="12700" r="9525" b="14605"/>
            <wp:docPr id="1826005509" name="Picture 182600550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05509" name="Picture 1826005509" descr="A close-up of word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2870" cy="2455564"/>
                    </a:xfrm>
                    <a:prstGeom prst="rect">
                      <a:avLst/>
                    </a:prstGeom>
                    <a:solidFill>
                      <a:schemeClr val="tx1">
                        <a:alpha val="89935"/>
                      </a:schemeClr>
                    </a:solidFill>
                    <a:ln>
                      <a:solidFill>
                        <a:schemeClr val="tx1"/>
                      </a:solidFill>
                    </a:ln>
                  </pic:spPr>
                </pic:pic>
              </a:graphicData>
            </a:graphic>
          </wp:inline>
        </w:drawing>
      </w:r>
    </w:p>
    <w:p w14:paraId="305E3F1D" w14:textId="39D7AFD0" w:rsidR="00DA6CE2" w:rsidRPr="00DA6CE2" w:rsidRDefault="00DA6CE2" w:rsidP="00DA6CE2">
      <w:pPr>
        <w:spacing w:after="160" w:line="278" w:lineRule="auto"/>
        <w:ind w:left="720"/>
        <w:rPr>
          <w:b/>
          <w:bCs/>
        </w:rPr>
      </w:pPr>
      <w:r>
        <w:rPr>
          <w:noProof/>
        </w:rPr>
        <w:drawing>
          <wp:inline distT="0" distB="0" distL="0" distR="0" wp14:anchorId="22808346" wp14:editId="017D2006">
            <wp:extent cx="4559088" cy="2416457"/>
            <wp:effectExtent l="12700" t="12700" r="13335" b="9525"/>
            <wp:docPr id="1957781201" name="Picture 195778120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81201" name="Picture 1957781201" descr="A close-up of word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991" cy="2445557"/>
                    </a:xfrm>
                    <a:prstGeom prst="rect">
                      <a:avLst/>
                    </a:prstGeom>
                    <a:solidFill>
                      <a:sysClr val="windowText" lastClr="000000"/>
                    </a:solidFill>
                    <a:ln>
                      <a:solidFill>
                        <a:schemeClr val="tx1"/>
                      </a:solidFill>
                    </a:ln>
                  </pic:spPr>
                </pic:pic>
              </a:graphicData>
            </a:graphic>
          </wp:inline>
        </w:drawing>
      </w:r>
    </w:p>
    <w:p w14:paraId="0D78258C" w14:textId="77777777" w:rsidR="00D87496" w:rsidRPr="006E5C94" w:rsidRDefault="00D87496" w:rsidP="00D87496">
      <w:pPr>
        <w:pStyle w:val="ListParagraph"/>
        <w:numPr>
          <w:ilvl w:val="0"/>
          <w:numId w:val="9"/>
        </w:numPr>
        <w:spacing w:after="160" w:line="278" w:lineRule="auto"/>
        <w:rPr>
          <w:b/>
          <w:bCs/>
        </w:rPr>
      </w:pPr>
      <w:r w:rsidRPr="489D2C3B">
        <w:rPr>
          <w:b/>
          <w:bCs/>
        </w:rPr>
        <w:lastRenderedPageBreak/>
        <w:t>Top 20 frequent words</w:t>
      </w:r>
    </w:p>
    <w:p w14:paraId="085BE281" w14:textId="66C86595" w:rsidR="00DA6CE2" w:rsidRDefault="00DA6CE2" w:rsidP="00D87496">
      <w:pPr>
        <w:pStyle w:val="ListParagraph"/>
        <w:spacing w:line="276" w:lineRule="auto"/>
        <w:ind w:left="1080"/>
        <w:rPr>
          <w:b/>
          <w:bCs/>
        </w:rPr>
      </w:pPr>
    </w:p>
    <w:p w14:paraId="10D761DF" w14:textId="78E9D476" w:rsidR="00D87496" w:rsidRDefault="00D87496" w:rsidP="004A199F">
      <w:pPr>
        <w:pStyle w:val="ListParagraph"/>
        <w:spacing w:line="276" w:lineRule="auto"/>
        <w:ind w:left="1080"/>
        <w:rPr>
          <w:b/>
          <w:bCs/>
        </w:rPr>
      </w:pPr>
      <w:r>
        <w:rPr>
          <w:noProof/>
        </w:rPr>
        <w:drawing>
          <wp:inline distT="0" distB="0" distL="0" distR="0" wp14:anchorId="45D9C784" wp14:editId="5A974628">
            <wp:extent cx="5284964" cy="3161380"/>
            <wp:effectExtent l="12700" t="12700" r="11430" b="13970"/>
            <wp:docPr id="151333971" name="Picture 15133397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3971" name="Picture 151333971" descr="A graph of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922" cy="3193059"/>
                    </a:xfrm>
                    <a:prstGeom prst="rect">
                      <a:avLst/>
                    </a:prstGeom>
                    <a:ln w="9525">
                      <a:solidFill>
                        <a:schemeClr val="tx1"/>
                      </a:solidFill>
                      <a:prstDash val="solid"/>
                    </a:ln>
                  </pic:spPr>
                </pic:pic>
              </a:graphicData>
            </a:graphic>
          </wp:inline>
        </w:drawing>
      </w:r>
    </w:p>
    <w:p w14:paraId="71C13167" w14:textId="77777777" w:rsidR="00D87496" w:rsidRDefault="00D87496" w:rsidP="00D87496">
      <w:pPr>
        <w:spacing w:line="276" w:lineRule="auto"/>
        <w:rPr>
          <w:b/>
          <w:bCs/>
        </w:rPr>
      </w:pPr>
    </w:p>
    <w:p w14:paraId="2B291008" w14:textId="77777777" w:rsidR="00D87496" w:rsidRDefault="00D87496" w:rsidP="00D87496">
      <w:pPr>
        <w:spacing w:line="276" w:lineRule="auto"/>
        <w:rPr>
          <w:b/>
          <w:bCs/>
        </w:rPr>
      </w:pPr>
    </w:p>
    <w:p w14:paraId="1A2CD781" w14:textId="77777777" w:rsidR="00D87496" w:rsidRDefault="00D87496" w:rsidP="00D87496">
      <w:pPr>
        <w:spacing w:line="276" w:lineRule="auto"/>
        <w:rPr>
          <w:b/>
          <w:bCs/>
        </w:rPr>
      </w:pPr>
    </w:p>
    <w:p w14:paraId="405BCA83" w14:textId="77777777" w:rsidR="004A199F" w:rsidRDefault="004A199F" w:rsidP="00D87496">
      <w:pPr>
        <w:spacing w:line="276" w:lineRule="auto"/>
        <w:rPr>
          <w:b/>
          <w:bCs/>
        </w:rPr>
      </w:pPr>
    </w:p>
    <w:p w14:paraId="47A5160F" w14:textId="77777777" w:rsidR="004A199F" w:rsidRDefault="004A199F" w:rsidP="00D87496">
      <w:pPr>
        <w:spacing w:line="276" w:lineRule="auto"/>
        <w:rPr>
          <w:b/>
          <w:bCs/>
        </w:rPr>
      </w:pPr>
    </w:p>
    <w:p w14:paraId="39AD5D7A" w14:textId="77777777" w:rsidR="004A199F" w:rsidRDefault="004A199F" w:rsidP="00D87496">
      <w:pPr>
        <w:spacing w:line="276" w:lineRule="auto"/>
        <w:rPr>
          <w:b/>
          <w:bCs/>
        </w:rPr>
      </w:pPr>
    </w:p>
    <w:p w14:paraId="3DDC3993" w14:textId="77777777" w:rsidR="004A199F" w:rsidRDefault="004A199F" w:rsidP="00D87496">
      <w:pPr>
        <w:spacing w:line="276" w:lineRule="auto"/>
        <w:rPr>
          <w:b/>
          <w:bCs/>
        </w:rPr>
      </w:pPr>
    </w:p>
    <w:p w14:paraId="54FA251D" w14:textId="77777777" w:rsidR="004A199F" w:rsidRDefault="004A199F" w:rsidP="00D87496">
      <w:pPr>
        <w:spacing w:line="276" w:lineRule="auto"/>
        <w:rPr>
          <w:b/>
          <w:bCs/>
        </w:rPr>
      </w:pPr>
    </w:p>
    <w:p w14:paraId="013EABDE" w14:textId="77777777" w:rsidR="004A199F" w:rsidRDefault="004A199F" w:rsidP="00D87496">
      <w:pPr>
        <w:spacing w:line="276" w:lineRule="auto"/>
        <w:rPr>
          <w:b/>
          <w:bCs/>
        </w:rPr>
      </w:pPr>
    </w:p>
    <w:p w14:paraId="1F222E28" w14:textId="77777777" w:rsidR="004A199F" w:rsidRDefault="004A199F" w:rsidP="00D87496">
      <w:pPr>
        <w:spacing w:line="276" w:lineRule="auto"/>
        <w:rPr>
          <w:b/>
          <w:bCs/>
        </w:rPr>
      </w:pPr>
    </w:p>
    <w:p w14:paraId="3999892C" w14:textId="77777777" w:rsidR="004A199F" w:rsidRDefault="004A199F" w:rsidP="00D87496">
      <w:pPr>
        <w:spacing w:line="276" w:lineRule="auto"/>
        <w:rPr>
          <w:b/>
          <w:bCs/>
        </w:rPr>
      </w:pPr>
    </w:p>
    <w:p w14:paraId="1D0AA178" w14:textId="77777777" w:rsidR="004A199F" w:rsidRDefault="004A199F" w:rsidP="00D87496">
      <w:pPr>
        <w:spacing w:line="276" w:lineRule="auto"/>
        <w:rPr>
          <w:b/>
          <w:bCs/>
        </w:rPr>
      </w:pPr>
    </w:p>
    <w:p w14:paraId="47BDC7B6" w14:textId="77777777" w:rsidR="004A199F" w:rsidRDefault="004A199F" w:rsidP="00D87496">
      <w:pPr>
        <w:spacing w:line="276" w:lineRule="auto"/>
        <w:rPr>
          <w:b/>
          <w:bCs/>
        </w:rPr>
      </w:pPr>
    </w:p>
    <w:p w14:paraId="406DAB7C" w14:textId="77777777" w:rsidR="004A199F" w:rsidRDefault="004A199F" w:rsidP="00D87496">
      <w:pPr>
        <w:spacing w:line="276" w:lineRule="auto"/>
        <w:rPr>
          <w:b/>
          <w:bCs/>
        </w:rPr>
      </w:pPr>
    </w:p>
    <w:p w14:paraId="4A43B69A" w14:textId="77777777" w:rsidR="00D87496" w:rsidRDefault="00D87496" w:rsidP="00D87496">
      <w:pPr>
        <w:spacing w:line="276" w:lineRule="auto"/>
        <w:rPr>
          <w:b/>
          <w:bCs/>
        </w:rPr>
      </w:pPr>
    </w:p>
    <w:p w14:paraId="023EC033" w14:textId="77777777" w:rsidR="00D87496" w:rsidRDefault="00D87496" w:rsidP="00503B13">
      <w:pPr>
        <w:spacing w:line="360" w:lineRule="auto"/>
        <w:rPr>
          <w:b/>
          <w:bCs/>
        </w:rPr>
      </w:pPr>
      <w:r w:rsidRPr="1954601E">
        <w:rPr>
          <w:b/>
          <w:bCs/>
        </w:rPr>
        <w:lastRenderedPageBreak/>
        <w:t>MACHINE LEARNING PROCESS</w:t>
      </w:r>
    </w:p>
    <w:p w14:paraId="52BF2E2F" w14:textId="7089964E" w:rsidR="00D87496" w:rsidRPr="006E5C94" w:rsidRDefault="00D87496" w:rsidP="00503B13">
      <w:pPr>
        <w:spacing w:line="360" w:lineRule="auto"/>
      </w:pPr>
      <w:r>
        <w:t>The workflow consisted of:</w:t>
      </w:r>
    </w:p>
    <w:p w14:paraId="0B5BA28F" w14:textId="77777777" w:rsidR="00D87496" w:rsidRPr="006E5C94" w:rsidRDefault="00D87496" w:rsidP="00503B13">
      <w:pPr>
        <w:pStyle w:val="ListParagraph"/>
        <w:numPr>
          <w:ilvl w:val="0"/>
          <w:numId w:val="11"/>
        </w:numPr>
        <w:spacing w:after="160" w:line="360" w:lineRule="auto"/>
      </w:pPr>
      <w:r w:rsidRPr="00D87496">
        <w:rPr>
          <w:b/>
          <w:bCs/>
        </w:rPr>
        <w:t>Data Cleaning:</w:t>
      </w:r>
      <w:r>
        <w:t xml:space="preserve"> Lowercasing, removal of punctuation and digits, and elimination of English stop words (plus domain-specific terms “et”, “al”, “aal”).</w:t>
      </w:r>
    </w:p>
    <w:p w14:paraId="5578077D" w14:textId="77777777" w:rsidR="00D87496" w:rsidRPr="006E5C94" w:rsidRDefault="00D87496" w:rsidP="00503B13">
      <w:pPr>
        <w:pStyle w:val="ListParagraph"/>
        <w:numPr>
          <w:ilvl w:val="0"/>
          <w:numId w:val="11"/>
        </w:numPr>
        <w:spacing w:after="160" w:line="360" w:lineRule="auto"/>
      </w:pPr>
      <w:r w:rsidRPr="00D87496">
        <w:rPr>
          <w:b/>
          <w:bCs/>
        </w:rPr>
        <w:t>Feature Engineering:</w:t>
      </w:r>
      <w:r>
        <w:t xml:space="preserve"> Tokenization via </w:t>
      </w:r>
      <w:proofErr w:type="spellStart"/>
      <w:r>
        <w:t>CountVectorizer</w:t>
      </w:r>
      <w:proofErr w:type="spellEnd"/>
      <w:r>
        <w:t xml:space="preserve"> and TF-IDF weighting with </w:t>
      </w:r>
      <w:proofErr w:type="spellStart"/>
      <w:r>
        <w:t>TfidfTransformer</w:t>
      </w:r>
      <w:proofErr w:type="spellEnd"/>
      <w:r>
        <w:t>.</w:t>
      </w:r>
    </w:p>
    <w:p w14:paraId="78C42172" w14:textId="77777777" w:rsidR="00D87496" w:rsidRDefault="00D87496" w:rsidP="00503B13">
      <w:pPr>
        <w:pStyle w:val="ListParagraph"/>
        <w:numPr>
          <w:ilvl w:val="0"/>
          <w:numId w:val="11"/>
        </w:numPr>
        <w:spacing w:after="160" w:line="360" w:lineRule="auto"/>
        <w:rPr>
          <w:color w:val="000000" w:themeColor="text1"/>
        </w:rPr>
      </w:pPr>
      <w:r w:rsidRPr="00D87496">
        <w:rPr>
          <w:b/>
          <w:bCs/>
          <w:color w:val="000000" w:themeColor="text1"/>
        </w:rPr>
        <w:t>Data Splitting</w:t>
      </w:r>
      <w:r w:rsidRPr="00D87496">
        <w:rPr>
          <w:color w:val="000000" w:themeColor="text1"/>
        </w:rPr>
        <w:t>: Stratified three-way split into training (60 %), validation (20 %), and test (20 %) sets.</w:t>
      </w:r>
    </w:p>
    <w:p w14:paraId="52371807" w14:textId="6474447A" w:rsidR="00D87496" w:rsidRPr="00D87496" w:rsidRDefault="00D87496" w:rsidP="00503B13">
      <w:pPr>
        <w:pStyle w:val="ListParagraph"/>
        <w:spacing w:after="160" w:line="360" w:lineRule="auto"/>
        <w:jc w:val="center"/>
        <w:rPr>
          <w:color w:val="000000" w:themeColor="text1"/>
        </w:rPr>
      </w:pPr>
      <w:r w:rsidRPr="00D87496">
        <w:rPr>
          <w:noProof/>
          <w:color w:val="000000" w:themeColor="text1"/>
        </w:rPr>
        <w:drawing>
          <wp:inline distT="0" distB="0" distL="0" distR="0" wp14:anchorId="5B73DD93" wp14:editId="4C4C8F8D">
            <wp:extent cx="2427112" cy="634539"/>
            <wp:effectExtent l="0" t="0" r="0" b="635"/>
            <wp:docPr id="54201258" name="Picture 1" descr="A black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1258" name="Picture 1" descr="A black numbers on a white background&#10;&#10;AI-generated content may be incorrect."/>
                    <pic:cNvPicPr/>
                  </pic:nvPicPr>
                  <pic:blipFill>
                    <a:blip r:embed="rId13"/>
                    <a:stretch>
                      <a:fillRect/>
                    </a:stretch>
                  </pic:blipFill>
                  <pic:spPr>
                    <a:xfrm>
                      <a:off x="0" y="0"/>
                      <a:ext cx="2482448" cy="649006"/>
                    </a:xfrm>
                    <a:prstGeom prst="rect">
                      <a:avLst/>
                    </a:prstGeom>
                  </pic:spPr>
                </pic:pic>
              </a:graphicData>
            </a:graphic>
          </wp:inline>
        </w:drawing>
      </w:r>
    </w:p>
    <w:p w14:paraId="174406DB" w14:textId="77777777" w:rsidR="00D87496" w:rsidRPr="006E5C94" w:rsidRDefault="00D87496" w:rsidP="00503B13">
      <w:pPr>
        <w:pStyle w:val="ListParagraph"/>
        <w:numPr>
          <w:ilvl w:val="0"/>
          <w:numId w:val="11"/>
        </w:numPr>
        <w:spacing w:after="160" w:line="360" w:lineRule="auto"/>
      </w:pPr>
      <w:r w:rsidRPr="00D87496">
        <w:rPr>
          <w:b/>
          <w:bCs/>
        </w:rPr>
        <w:t>Baseline Modeling:</w:t>
      </w:r>
      <w:r>
        <w:t xml:space="preserve"> Fitting and evaluating Multinomial Naive Bayes, Logistic Regression, and SVM on the TF-IDF features.</w:t>
      </w:r>
    </w:p>
    <w:p w14:paraId="27C7BD60" w14:textId="77777777" w:rsidR="00D87496" w:rsidRPr="006E5C94" w:rsidRDefault="00D87496" w:rsidP="00503B13">
      <w:pPr>
        <w:pStyle w:val="ListParagraph"/>
        <w:numPr>
          <w:ilvl w:val="0"/>
          <w:numId w:val="11"/>
        </w:numPr>
        <w:spacing w:after="160" w:line="360" w:lineRule="auto"/>
      </w:pPr>
      <w:r w:rsidRPr="00D87496">
        <w:rPr>
          <w:b/>
          <w:bCs/>
        </w:rPr>
        <w:t>Ensemble Methods:</w:t>
      </w:r>
      <w:r>
        <w:t xml:space="preserve"> Training Random Forest and XGBoost on the same features.</w:t>
      </w:r>
    </w:p>
    <w:p w14:paraId="34B8E018" w14:textId="18939798" w:rsidR="00D87496" w:rsidRDefault="00D87496" w:rsidP="00503B13">
      <w:pPr>
        <w:pStyle w:val="ListParagraph"/>
        <w:numPr>
          <w:ilvl w:val="0"/>
          <w:numId w:val="11"/>
        </w:numPr>
        <w:spacing w:after="160" w:line="360" w:lineRule="auto"/>
      </w:pPr>
      <w:r w:rsidRPr="00D87496">
        <w:rPr>
          <w:b/>
          <w:bCs/>
        </w:rPr>
        <w:t>Transformer Fine-Tuning:</w:t>
      </w:r>
      <w:r>
        <w:t xml:space="preserve"> Loading a pretrained BERT model, tokenizing abstracts, and fine-tuning for three epochs.</w:t>
      </w:r>
      <w:r w:rsidR="004A199F">
        <w:t>(Only able to run epoch with 95% error before getting compatibility issues.)</w:t>
      </w:r>
    </w:p>
    <w:p w14:paraId="2AC253BD" w14:textId="77777777" w:rsidR="00D87496" w:rsidRDefault="00D87496" w:rsidP="00D87496">
      <w:pPr>
        <w:pStyle w:val="ListParagraph"/>
        <w:spacing w:after="160" w:line="276" w:lineRule="auto"/>
        <w:rPr>
          <w:b/>
          <w:bCs/>
        </w:rPr>
      </w:pPr>
    </w:p>
    <w:p w14:paraId="081059DF" w14:textId="6C578660" w:rsidR="00D87496" w:rsidRDefault="00994EF3" w:rsidP="00503B13">
      <w:pPr>
        <w:pStyle w:val="ListParagraph"/>
        <w:spacing w:after="160" w:line="276" w:lineRule="auto"/>
        <w:jc w:val="center"/>
      </w:pPr>
      <w:r w:rsidRPr="00994EF3">
        <w:rPr>
          <w:noProof/>
        </w:rPr>
        <w:drawing>
          <wp:inline distT="0" distB="0" distL="0" distR="0" wp14:anchorId="74CB04C9" wp14:editId="574D0374">
            <wp:extent cx="4334949" cy="3103935"/>
            <wp:effectExtent l="0" t="0" r="0" b="0"/>
            <wp:docPr id="178559853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98539" name="Picture 1" descr="A diagram of a process&#10;&#10;AI-generated content may be incorrect."/>
                    <pic:cNvPicPr/>
                  </pic:nvPicPr>
                  <pic:blipFill>
                    <a:blip r:embed="rId14"/>
                    <a:stretch>
                      <a:fillRect/>
                    </a:stretch>
                  </pic:blipFill>
                  <pic:spPr>
                    <a:xfrm>
                      <a:off x="0" y="0"/>
                      <a:ext cx="4365358" cy="3125709"/>
                    </a:xfrm>
                    <a:prstGeom prst="rect">
                      <a:avLst/>
                    </a:prstGeom>
                  </pic:spPr>
                </pic:pic>
              </a:graphicData>
            </a:graphic>
          </wp:inline>
        </w:drawing>
      </w:r>
    </w:p>
    <w:p w14:paraId="1C1C2D79" w14:textId="77777777" w:rsidR="00994EF3" w:rsidRDefault="00994EF3" w:rsidP="00D87496">
      <w:pPr>
        <w:pStyle w:val="ListParagraph"/>
        <w:spacing w:after="160" w:line="276" w:lineRule="auto"/>
      </w:pPr>
    </w:p>
    <w:p w14:paraId="149A0E81" w14:textId="77777777" w:rsidR="00D87496" w:rsidRPr="00D87496" w:rsidRDefault="00D87496" w:rsidP="00503B13">
      <w:pPr>
        <w:spacing w:after="160" w:line="360" w:lineRule="auto"/>
      </w:pPr>
      <w:r w:rsidRPr="00D87496">
        <w:rPr>
          <w:b/>
          <w:bCs/>
        </w:rPr>
        <w:t>INTERPRETATIONS AND RESULTS</w:t>
      </w:r>
    </w:p>
    <w:p w14:paraId="752B1D49" w14:textId="2B4ACEBC" w:rsidR="00D87496" w:rsidRPr="00D87496" w:rsidRDefault="00D87496" w:rsidP="00503B13">
      <w:pPr>
        <w:numPr>
          <w:ilvl w:val="0"/>
          <w:numId w:val="12"/>
        </w:numPr>
        <w:spacing w:after="160" w:line="360" w:lineRule="auto"/>
      </w:pPr>
      <w:r w:rsidRPr="00D87496">
        <w:rPr>
          <w:b/>
          <w:bCs/>
        </w:rPr>
        <w:t>Naive Bayes:</w:t>
      </w:r>
      <w:r w:rsidRPr="00D87496">
        <w:t xml:space="preserve"> Validation accuracy ~ 9</w:t>
      </w:r>
      <w:r w:rsidR="004A199F">
        <w:t>1</w:t>
      </w:r>
      <w:r w:rsidRPr="00D87496">
        <w:t xml:space="preserve"> %; class-level F1 ranged 0.87–0.99.</w:t>
      </w:r>
    </w:p>
    <w:p w14:paraId="120F8317" w14:textId="5B7D3A75" w:rsidR="00D87496" w:rsidRPr="00D87496" w:rsidRDefault="00D87496" w:rsidP="00503B13">
      <w:pPr>
        <w:numPr>
          <w:ilvl w:val="0"/>
          <w:numId w:val="12"/>
        </w:numPr>
        <w:spacing w:after="160" w:line="360" w:lineRule="auto"/>
      </w:pPr>
      <w:r w:rsidRPr="00D87496">
        <w:rPr>
          <w:b/>
          <w:bCs/>
        </w:rPr>
        <w:t>Logistic Regression:</w:t>
      </w:r>
      <w:r w:rsidRPr="00D87496">
        <w:t xml:space="preserve"> Validation accuracy ~ 9</w:t>
      </w:r>
      <w:r w:rsidR="004A199F">
        <w:t>3</w:t>
      </w:r>
      <w:r w:rsidRPr="00D87496">
        <w:t xml:space="preserve"> %; improved recall on </w:t>
      </w:r>
      <w:proofErr w:type="spellStart"/>
      <w:r w:rsidRPr="00D87496">
        <w:t>Colon_Cancer</w:t>
      </w:r>
      <w:proofErr w:type="spellEnd"/>
      <w:r w:rsidRPr="00D87496">
        <w:t>.</w:t>
      </w:r>
    </w:p>
    <w:p w14:paraId="7824CFB6" w14:textId="09EAA214" w:rsidR="00D87496" w:rsidRPr="00D87496" w:rsidRDefault="00D87496" w:rsidP="00503B13">
      <w:pPr>
        <w:numPr>
          <w:ilvl w:val="0"/>
          <w:numId w:val="12"/>
        </w:numPr>
        <w:spacing w:after="160" w:line="360" w:lineRule="auto"/>
      </w:pPr>
      <w:r w:rsidRPr="00D87496">
        <w:rPr>
          <w:b/>
          <w:bCs/>
        </w:rPr>
        <w:t>SVM:</w:t>
      </w:r>
      <w:r w:rsidRPr="00D87496">
        <w:t xml:space="preserve"> Validation accuracy ~ 92 %; nearly identical to Logistic Regression.</w:t>
      </w:r>
    </w:p>
    <w:p w14:paraId="37416876" w14:textId="4365AF19" w:rsidR="00D87496" w:rsidRDefault="00D87496" w:rsidP="00503B13">
      <w:pPr>
        <w:numPr>
          <w:ilvl w:val="0"/>
          <w:numId w:val="12"/>
        </w:numPr>
        <w:spacing w:after="160" w:line="360" w:lineRule="auto"/>
      </w:pPr>
      <w:r w:rsidRPr="00D87496">
        <w:rPr>
          <w:b/>
          <w:bCs/>
        </w:rPr>
        <w:t>Random Forest &amp; XGBoost:</w:t>
      </w:r>
      <w:r w:rsidRPr="00D87496">
        <w:t xml:space="preserve"> Marginal gains over Logistic Regression; XGBoost required label encoding but achieved ~ </w:t>
      </w:r>
      <w:r w:rsidR="004A199F">
        <w:t>100</w:t>
      </w:r>
      <w:r w:rsidRPr="00D87496">
        <w:t xml:space="preserve"> %.</w:t>
      </w:r>
    </w:p>
    <w:p w14:paraId="320DE99F" w14:textId="4357C460" w:rsidR="000E0211" w:rsidRDefault="000E0211" w:rsidP="00503B13">
      <w:pPr>
        <w:numPr>
          <w:ilvl w:val="0"/>
          <w:numId w:val="12"/>
        </w:numPr>
        <w:spacing w:after="160" w:line="360" w:lineRule="auto"/>
      </w:pPr>
      <w:r>
        <w:rPr>
          <w:b/>
          <w:bCs/>
        </w:rPr>
        <w:t>LSTM:</w:t>
      </w:r>
      <w:r>
        <w:t xml:space="preserve"> With an accuracy of 85%, this model isn’t expressive enough and might need some parameter changes to get more accurate results.</w:t>
      </w:r>
    </w:p>
    <w:p w14:paraId="1DA2ABE2" w14:textId="2846A9E6" w:rsidR="000E0211" w:rsidRPr="00D87496" w:rsidRDefault="000E0211" w:rsidP="00503B13">
      <w:pPr>
        <w:numPr>
          <w:ilvl w:val="0"/>
          <w:numId w:val="12"/>
        </w:numPr>
        <w:spacing w:after="160" w:line="360" w:lineRule="auto"/>
      </w:pPr>
      <w:r w:rsidRPr="000E0211">
        <w:rPr>
          <w:b/>
          <w:bCs/>
        </w:rPr>
        <w:t xml:space="preserve">CNN: </w:t>
      </w:r>
      <w:r w:rsidRPr="000E0211">
        <w:t>97% accuracy is very high &amp; likely means the model is overfitting pr it could just mean that the model is very good at picking up local patterns in text, via sliding convolutional filters.</w:t>
      </w:r>
    </w:p>
    <w:p w14:paraId="091B5A85" w14:textId="2E5BF752" w:rsidR="00994EF3" w:rsidRPr="00D87496" w:rsidRDefault="00994EF3" w:rsidP="000E0211">
      <w:pPr>
        <w:spacing w:after="160" w:line="360" w:lineRule="auto"/>
        <w:ind w:left="360"/>
      </w:pPr>
    </w:p>
    <w:tbl>
      <w:tblPr>
        <w:tblStyle w:val="ListTable7Colorful-Accent1"/>
        <w:tblW w:w="8510" w:type="dxa"/>
        <w:tblInd w:w="8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050"/>
        <w:gridCol w:w="3529"/>
      </w:tblGrid>
      <w:tr w:rsidR="00503B13" w:rsidRPr="00994EF3" w14:paraId="3721FDD3" w14:textId="77777777" w:rsidTr="00503B13">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931" w:type="dxa"/>
            <w:shd w:val="clear" w:color="auto" w:fill="1F3864" w:themeFill="accent1" w:themeFillShade="80"/>
            <w:hideMark/>
          </w:tcPr>
          <w:p w14:paraId="46AF11D6" w14:textId="77777777" w:rsidR="00994EF3" w:rsidRPr="00994EF3" w:rsidRDefault="00994EF3" w:rsidP="00503B13">
            <w:pPr>
              <w:spacing w:after="160" w:line="276" w:lineRule="auto"/>
              <w:jc w:val="center"/>
              <w:rPr>
                <w:b/>
                <w:bCs/>
                <w:i w:val="0"/>
                <w:iCs w:val="0"/>
                <w:color w:val="FFFFFF" w:themeColor="background1"/>
                <w:szCs w:val="26"/>
              </w:rPr>
            </w:pPr>
            <w:r w:rsidRPr="00994EF3">
              <w:rPr>
                <w:b/>
                <w:bCs/>
                <w:i w:val="0"/>
                <w:iCs w:val="0"/>
                <w:color w:val="FFFFFF" w:themeColor="background1"/>
                <w:szCs w:val="26"/>
              </w:rPr>
              <w:t>Model</w:t>
            </w:r>
          </w:p>
        </w:tc>
        <w:tc>
          <w:tcPr>
            <w:tcW w:w="2050" w:type="dxa"/>
            <w:shd w:val="clear" w:color="auto" w:fill="1F3864" w:themeFill="accent1" w:themeFillShade="80"/>
            <w:hideMark/>
          </w:tcPr>
          <w:p w14:paraId="454C08D9" w14:textId="77777777" w:rsidR="00994EF3" w:rsidRPr="00994EF3" w:rsidRDefault="00994EF3" w:rsidP="00503B13">
            <w:pPr>
              <w:spacing w:after="160" w:line="276" w:lineRule="auto"/>
              <w:jc w:val="center"/>
              <w:cnfStyle w:val="100000000000" w:firstRow="1" w:lastRow="0" w:firstColumn="0" w:lastColumn="0" w:oddVBand="0" w:evenVBand="0" w:oddHBand="0" w:evenHBand="0" w:firstRowFirstColumn="0" w:firstRowLastColumn="0" w:lastRowFirstColumn="0" w:lastRowLastColumn="0"/>
              <w:rPr>
                <w:b/>
                <w:bCs/>
                <w:i w:val="0"/>
                <w:iCs w:val="0"/>
                <w:color w:val="FFFFFF" w:themeColor="background1"/>
                <w:szCs w:val="26"/>
              </w:rPr>
            </w:pPr>
            <w:r w:rsidRPr="00994EF3">
              <w:rPr>
                <w:b/>
                <w:bCs/>
                <w:i w:val="0"/>
                <w:iCs w:val="0"/>
                <w:color w:val="FFFFFF" w:themeColor="background1"/>
                <w:szCs w:val="26"/>
              </w:rPr>
              <w:t>Validation Accuracy</w:t>
            </w:r>
          </w:p>
        </w:tc>
        <w:tc>
          <w:tcPr>
            <w:tcW w:w="3529" w:type="dxa"/>
            <w:shd w:val="clear" w:color="auto" w:fill="1F3864" w:themeFill="accent1" w:themeFillShade="80"/>
            <w:hideMark/>
          </w:tcPr>
          <w:p w14:paraId="10FC38F6" w14:textId="77777777" w:rsidR="00994EF3" w:rsidRPr="00994EF3" w:rsidRDefault="00994EF3" w:rsidP="00503B13">
            <w:pPr>
              <w:spacing w:after="160" w:line="276" w:lineRule="auto"/>
              <w:jc w:val="center"/>
              <w:cnfStyle w:val="100000000000" w:firstRow="1" w:lastRow="0" w:firstColumn="0" w:lastColumn="0" w:oddVBand="0" w:evenVBand="0" w:oddHBand="0" w:evenHBand="0" w:firstRowFirstColumn="0" w:firstRowLastColumn="0" w:lastRowFirstColumn="0" w:lastRowLastColumn="0"/>
              <w:rPr>
                <w:b/>
                <w:bCs/>
                <w:i w:val="0"/>
                <w:iCs w:val="0"/>
                <w:color w:val="FFFFFF" w:themeColor="background1"/>
                <w:szCs w:val="26"/>
              </w:rPr>
            </w:pPr>
            <w:r w:rsidRPr="00994EF3">
              <w:rPr>
                <w:b/>
                <w:bCs/>
                <w:i w:val="0"/>
                <w:iCs w:val="0"/>
                <w:color w:val="FFFFFF" w:themeColor="background1"/>
                <w:szCs w:val="26"/>
              </w:rPr>
              <w:t>Note</w:t>
            </w:r>
          </w:p>
        </w:tc>
      </w:tr>
      <w:tr w:rsidR="00994EF3" w:rsidRPr="00994EF3" w14:paraId="4E9DDE5C" w14:textId="77777777" w:rsidTr="00503B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31" w:type="dxa"/>
            <w:tcBorders>
              <w:right w:val="none" w:sz="0" w:space="0" w:color="auto"/>
            </w:tcBorders>
            <w:hideMark/>
          </w:tcPr>
          <w:p w14:paraId="2E1353EE" w14:textId="77777777" w:rsidR="00994EF3" w:rsidRPr="00994EF3" w:rsidRDefault="00994EF3" w:rsidP="00503B13">
            <w:pPr>
              <w:spacing w:after="160" w:line="276" w:lineRule="auto"/>
              <w:jc w:val="center"/>
              <w:rPr>
                <w:b/>
                <w:bCs/>
                <w:i w:val="0"/>
                <w:iCs w:val="0"/>
                <w:color w:val="000000" w:themeColor="text1"/>
                <w:sz w:val="24"/>
                <w:szCs w:val="24"/>
              </w:rPr>
            </w:pPr>
            <w:r w:rsidRPr="00994EF3">
              <w:rPr>
                <w:b/>
                <w:bCs/>
                <w:i w:val="0"/>
                <w:iCs w:val="0"/>
                <w:color w:val="000000" w:themeColor="text1"/>
                <w:sz w:val="24"/>
                <w:szCs w:val="24"/>
              </w:rPr>
              <w:t>Multinomial Naive Bayes</w:t>
            </w:r>
          </w:p>
        </w:tc>
        <w:tc>
          <w:tcPr>
            <w:tcW w:w="2050" w:type="dxa"/>
            <w:shd w:val="clear" w:color="auto" w:fill="FFFFFF" w:themeFill="background1"/>
            <w:hideMark/>
          </w:tcPr>
          <w:p w14:paraId="3687A7DB" w14:textId="1D8126B0" w:rsidR="00994EF3" w:rsidRPr="00994EF3" w:rsidRDefault="00994EF3" w:rsidP="00503B13">
            <w:pPr>
              <w:spacing w:after="16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94EF3">
              <w:rPr>
                <w:color w:val="000000" w:themeColor="text1"/>
                <w:szCs w:val="24"/>
              </w:rPr>
              <w:t>9</w:t>
            </w:r>
            <w:r w:rsidR="004A199F">
              <w:rPr>
                <w:color w:val="000000" w:themeColor="text1"/>
                <w:szCs w:val="24"/>
              </w:rPr>
              <w:t>1</w:t>
            </w:r>
            <w:r w:rsidRPr="00994EF3">
              <w:rPr>
                <w:color w:val="000000" w:themeColor="text1"/>
                <w:szCs w:val="24"/>
              </w:rPr>
              <w:t>%</w:t>
            </w:r>
          </w:p>
        </w:tc>
        <w:tc>
          <w:tcPr>
            <w:tcW w:w="3529" w:type="dxa"/>
            <w:shd w:val="clear" w:color="auto" w:fill="FFFFFF" w:themeFill="background1"/>
            <w:hideMark/>
          </w:tcPr>
          <w:p w14:paraId="0D3F4099" w14:textId="77777777" w:rsidR="00994EF3" w:rsidRPr="00994EF3" w:rsidRDefault="00994EF3" w:rsidP="00503B13">
            <w:pPr>
              <w:spacing w:after="16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94EF3">
              <w:rPr>
                <w:color w:val="000000" w:themeColor="text1"/>
                <w:szCs w:val="24"/>
              </w:rPr>
              <w:t>Strong baseline</w:t>
            </w:r>
          </w:p>
        </w:tc>
      </w:tr>
      <w:tr w:rsidR="00503B13" w:rsidRPr="00994EF3" w14:paraId="7787CBA8" w14:textId="77777777" w:rsidTr="00503B13">
        <w:trPr>
          <w:trHeight w:val="280"/>
        </w:trPr>
        <w:tc>
          <w:tcPr>
            <w:cnfStyle w:val="001000000000" w:firstRow="0" w:lastRow="0" w:firstColumn="1" w:lastColumn="0" w:oddVBand="0" w:evenVBand="0" w:oddHBand="0" w:evenHBand="0" w:firstRowFirstColumn="0" w:firstRowLastColumn="0" w:lastRowFirstColumn="0" w:lastRowLastColumn="0"/>
            <w:tcW w:w="2931" w:type="dxa"/>
            <w:shd w:val="clear" w:color="auto" w:fill="B4C6E7" w:themeFill="accent1" w:themeFillTint="66"/>
            <w:hideMark/>
          </w:tcPr>
          <w:p w14:paraId="196852C8" w14:textId="77777777" w:rsidR="00994EF3" w:rsidRPr="00994EF3" w:rsidRDefault="00994EF3" w:rsidP="00503B13">
            <w:pPr>
              <w:spacing w:after="160" w:line="276" w:lineRule="auto"/>
              <w:jc w:val="center"/>
              <w:rPr>
                <w:b/>
                <w:bCs/>
                <w:i w:val="0"/>
                <w:iCs w:val="0"/>
                <w:color w:val="000000" w:themeColor="text1"/>
                <w:sz w:val="24"/>
                <w:szCs w:val="24"/>
              </w:rPr>
            </w:pPr>
            <w:r w:rsidRPr="00994EF3">
              <w:rPr>
                <w:b/>
                <w:bCs/>
                <w:i w:val="0"/>
                <w:iCs w:val="0"/>
                <w:color w:val="000000" w:themeColor="text1"/>
                <w:sz w:val="24"/>
                <w:szCs w:val="24"/>
              </w:rPr>
              <w:t>Logistic Regression</w:t>
            </w:r>
          </w:p>
        </w:tc>
        <w:tc>
          <w:tcPr>
            <w:tcW w:w="2050" w:type="dxa"/>
            <w:shd w:val="clear" w:color="auto" w:fill="B4C6E7" w:themeFill="accent1" w:themeFillTint="66"/>
            <w:hideMark/>
          </w:tcPr>
          <w:p w14:paraId="523C7096" w14:textId="6055FCAF" w:rsidR="00994EF3" w:rsidRPr="00994EF3" w:rsidRDefault="00994EF3" w:rsidP="00503B13">
            <w:pPr>
              <w:spacing w:after="16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94EF3">
              <w:rPr>
                <w:color w:val="000000" w:themeColor="text1"/>
                <w:szCs w:val="24"/>
              </w:rPr>
              <w:t>9</w:t>
            </w:r>
            <w:r w:rsidR="004A199F">
              <w:rPr>
                <w:color w:val="000000" w:themeColor="text1"/>
                <w:szCs w:val="24"/>
              </w:rPr>
              <w:t>3</w:t>
            </w:r>
            <w:r w:rsidRPr="00994EF3">
              <w:rPr>
                <w:color w:val="000000" w:themeColor="text1"/>
                <w:szCs w:val="24"/>
              </w:rPr>
              <w:t>%</w:t>
            </w:r>
          </w:p>
        </w:tc>
        <w:tc>
          <w:tcPr>
            <w:tcW w:w="3529" w:type="dxa"/>
            <w:shd w:val="clear" w:color="auto" w:fill="B4C6E7" w:themeFill="accent1" w:themeFillTint="66"/>
            <w:hideMark/>
          </w:tcPr>
          <w:p w14:paraId="73B81197" w14:textId="77777777" w:rsidR="00994EF3" w:rsidRPr="00994EF3" w:rsidRDefault="00994EF3" w:rsidP="00503B13">
            <w:pPr>
              <w:spacing w:after="16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94EF3">
              <w:rPr>
                <w:color w:val="000000" w:themeColor="text1"/>
                <w:szCs w:val="24"/>
              </w:rPr>
              <w:t>Highest among linear classifiers</w:t>
            </w:r>
          </w:p>
        </w:tc>
      </w:tr>
      <w:tr w:rsidR="00994EF3" w:rsidRPr="00994EF3" w14:paraId="28F3603B" w14:textId="77777777" w:rsidTr="00503B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31" w:type="dxa"/>
            <w:tcBorders>
              <w:right w:val="none" w:sz="0" w:space="0" w:color="auto"/>
            </w:tcBorders>
            <w:hideMark/>
          </w:tcPr>
          <w:p w14:paraId="2F9CEB56" w14:textId="77777777" w:rsidR="00994EF3" w:rsidRPr="00994EF3" w:rsidRDefault="00994EF3" w:rsidP="00503B13">
            <w:pPr>
              <w:spacing w:after="160" w:line="276" w:lineRule="auto"/>
              <w:jc w:val="center"/>
              <w:rPr>
                <w:b/>
                <w:bCs/>
                <w:i w:val="0"/>
                <w:iCs w:val="0"/>
                <w:color w:val="000000" w:themeColor="text1"/>
                <w:sz w:val="24"/>
                <w:szCs w:val="24"/>
              </w:rPr>
            </w:pPr>
            <w:r w:rsidRPr="00994EF3">
              <w:rPr>
                <w:b/>
                <w:bCs/>
                <w:i w:val="0"/>
                <w:iCs w:val="0"/>
                <w:color w:val="000000" w:themeColor="text1"/>
                <w:sz w:val="24"/>
                <w:szCs w:val="24"/>
              </w:rPr>
              <w:t>Support Vector Classifier (SVC)</w:t>
            </w:r>
          </w:p>
        </w:tc>
        <w:tc>
          <w:tcPr>
            <w:tcW w:w="2050" w:type="dxa"/>
            <w:shd w:val="clear" w:color="auto" w:fill="FFFFFF" w:themeFill="background1"/>
            <w:hideMark/>
          </w:tcPr>
          <w:p w14:paraId="31FD0D19" w14:textId="611070EE" w:rsidR="00994EF3" w:rsidRPr="00994EF3" w:rsidRDefault="00994EF3" w:rsidP="00503B13">
            <w:pPr>
              <w:spacing w:after="16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94EF3">
              <w:rPr>
                <w:color w:val="000000" w:themeColor="text1"/>
                <w:szCs w:val="24"/>
              </w:rPr>
              <w:t>92%</w:t>
            </w:r>
          </w:p>
        </w:tc>
        <w:tc>
          <w:tcPr>
            <w:tcW w:w="3529" w:type="dxa"/>
            <w:shd w:val="clear" w:color="auto" w:fill="FFFFFF" w:themeFill="background1"/>
            <w:hideMark/>
          </w:tcPr>
          <w:p w14:paraId="53EC3D2A" w14:textId="77777777" w:rsidR="00994EF3" w:rsidRPr="00994EF3" w:rsidRDefault="00994EF3" w:rsidP="00503B13">
            <w:pPr>
              <w:spacing w:after="16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94EF3">
              <w:rPr>
                <w:color w:val="000000" w:themeColor="text1"/>
                <w:szCs w:val="24"/>
              </w:rPr>
              <w:t>Nearly identical to Logistic Regression</w:t>
            </w:r>
          </w:p>
        </w:tc>
      </w:tr>
      <w:tr w:rsidR="00503B13" w:rsidRPr="00994EF3" w14:paraId="5F0EB767" w14:textId="77777777" w:rsidTr="00503B13">
        <w:trPr>
          <w:trHeight w:val="280"/>
        </w:trPr>
        <w:tc>
          <w:tcPr>
            <w:cnfStyle w:val="001000000000" w:firstRow="0" w:lastRow="0" w:firstColumn="1" w:lastColumn="0" w:oddVBand="0" w:evenVBand="0" w:oddHBand="0" w:evenHBand="0" w:firstRowFirstColumn="0" w:firstRowLastColumn="0" w:lastRowFirstColumn="0" w:lastRowLastColumn="0"/>
            <w:tcW w:w="2931" w:type="dxa"/>
            <w:shd w:val="clear" w:color="auto" w:fill="B4C6E7" w:themeFill="accent1" w:themeFillTint="66"/>
            <w:hideMark/>
          </w:tcPr>
          <w:p w14:paraId="1BBF8776" w14:textId="77777777" w:rsidR="00994EF3" w:rsidRPr="00994EF3" w:rsidRDefault="00994EF3" w:rsidP="00503B13">
            <w:pPr>
              <w:spacing w:after="160" w:line="276" w:lineRule="auto"/>
              <w:jc w:val="center"/>
              <w:rPr>
                <w:b/>
                <w:bCs/>
                <w:i w:val="0"/>
                <w:iCs w:val="0"/>
                <w:color w:val="000000" w:themeColor="text1"/>
                <w:sz w:val="24"/>
                <w:szCs w:val="24"/>
              </w:rPr>
            </w:pPr>
            <w:r w:rsidRPr="00994EF3">
              <w:rPr>
                <w:b/>
                <w:bCs/>
                <w:i w:val="0"/>
                <w:iCs w:val="0"/>
                <w:color w:val="000000" w:themeColor="text1"/>
                <w:sz w:val="24"/>
                <w:szCs w:val="24"/>
              </w:rPr>
              <w:t>Random Forest</w:t>
            </w:r>
          </w:p>
        </w:tc>
        <w:tc>
          <w:tcPr>
            <w:tcW w:w="2050" w:type="dxa"/>
            <w:shd w:val="clear" w:color="auto" w:fill="B4C6E7" w:themeFill="accent1" w:themeFillTint="66"/>
            <w:hideMark/>
          </w:tcPr>
          <w:p w14:paraId="1DBC6D0C" w14:textId="4D22B070" w:rsidR="00994EF3" w:rsidRPr="00994EF3" w:rsidRDefault="00994EF3" w:rsidP="00503B13">
            <w:pPr>
              <w:spacing w:after="16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94EF3">
              <w:rPr>
                <w:color w:val="000000" w:themeColor="text1"/>
                <w:szCs w:val="24"/>
              </w:rPr>
              <w:t>100%</w:t>
            </w:r>
          </w:p>
        </w:tc>
        <w:tc>
          <w:tcPr>
            <w:tcW w:w="3529" w:type="dxa"/>
            <w:shd w:val="clear" w:color="auto" w:fill="B4C6E7" w:themeFill="accent1" w:themeFillTint="66"/>
            <w:hideMark/>
          </w:tcPr>
          <w:p w14:paraId="60B01B28" w14:textId="77777777" w:rsidR="00994EF3" w:rsidRPr="00994EF3" w:rsidRDefault="00994EF3" w:rsidP="00503B13">
            <w:pPr>
              <w:spacing w:after="16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994EF3">
              <w:rPr>
                <w:b/>
                <w:bCs/>
                <w:color w:val="000000" w:themeColor="text1"/>
                <w:szCs w:val="24"/>
              </w:rPr>
              <w:t>Likely overfitting</w:t>
            </w:r>
            <w:r w:rsidRPr="00994EF3">
              <w:rPr>
                <w:color w:val="000000" w:themeColor="text1"/>
                <w:szCs w:val="24"/>
              </w:rPr>
              <w:t>—unpruned trees</w:t>
            </w:r>
          </w:p>
        </w:tc>
      </w:tr>
      <w:tr w:rsidR="00994EF3" w:rsidRPr="00994EF3" w14:paraId="2E763539" w14:textId="77777777" w:rsidTr="00503B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31" w:type="dxa"/>
            <w:tcBorders>
              <w:right w:val="none" w:sz="0" w:space="0" w:color="auto"/>
            </w:tcBorders>
            <w:hideMark/>
          </w:tcPr>
          <w:p w14:paraId="529EDD82" w14:textId="77777777" w:rsidR="00994EF3" w:rsidRPr="00994EF3" w:rsidRDefault="00994EF3" w:rsidP="00503B13">
            <w:pPr>
              <w:spacing w:after="160" w:line="276" w:lineRule="auto"/>
              <w:jc w:val="center"/>
              <w:rPr>
                <w:b/>
                <w:bCs/>
                <w:i w:val="0"/>
                <w:iCs w:val="0"/>
                <w:color w:val="000000" w:themeColor="text1"/>
                <w:sz w:val="24"/>
                <w:szCs w:val="24"/>
              </w:rPr>
            </w:pPr>
            <w:r w:rsidRPr="00994EF3">
              <w:rPr>
                <w:b/>
                <w:bCs/>
                <w:i w:val="0"/>
                <w:iCs w:val="0"/>
                <w:color w:val="000000" w:themeColor="text1"/>
                <w:sz w:val="24"/>
                <w:szCs w:val="24"/>
              </w:rPr>
              <w:t>XGBoost</w:t>
            </w:r>
          </w:p>
        </w:tc>
        <w:tc>
          <w:tcPr>
            <w:tcW w:w="2050" w:type="dxa"/>
            <w:shd w:val="clear" w:color="auto" w:fill="FFFFFF" w:themeFill="background1"/>
            <w:hideMark/>
          </w:tcPr>
          <w:p w14:paraId="33A49E11" w14:textId="77777777" w:rsidR="00994EF3" w:rsidRPr="00994EF3" w:rsidRDefault="00994EF3" w:rsidP="00503B13">
            <w:pPr>
              <w:spacing w:after="16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994EF3">
              <w:rPr>
                <w:color w:val="000000" w:themeColor="text1"/>
                <w:szCs w:val="24"/>
              </w:rPr>
              <w:t>100%</w:t>
            </w:r>
          </w:p>
        </w:tc>
        <w:tc>
          <w:tcPr>
            <w:tcW w:w="3529" w:type="dxa"/>
            <w:shd w:val="clear" w:color="auto" w:fill="FFFFFF" w:themeFill="background1"/>
            <w:hideMark/>
          </w:tcPr>
          <w:p w14:paraId="4D50C3D9" w14:textId="3E0441D5" w:rsidR="00994EF3" w:rsidRPr="00994EF3" w:rsidRDefault="004A199F" w:rsidP="00503B13">
            <w:pPr>
              <w:spacing w:after="16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 xml:space="preserve"> Likely </w:t>
            </w:r>
            <w:r w:rsidR="000E0211" w:rsidRPr="000E0211">
              <w:rPr>
                <w:color w:val="000000" w:themeColor="text1"/>
                <w:szCs w:val="24"/>
              </w:rPr>
              <w:t>overfitting</w:t>
            </w:r>
            <w:r>
              <w:rPr>
                <w:color w:val="000000" w:themeColor="text1"/>
                <w:szCs w:val="24"/>
              </w:rPr>
              <w:t xml:space="preserve"> </w:t>
            </w:r>
          </w:p>
        </w:tc>
      </w:tr>
      <w:tr w:rsidR="00503B13" w:rsidRPr="00994EF3" w14:paraId="222947E8" w14:textId="77777777" w:rsidTr="00503B13">
        <w:trPr>
          <w:trHeight w:val="280"/>
        </w:trPr>
        <w:tc>
          <w:tcPr>
            <w:cnfStyle w:val="001000000000" w:firstRow="0" w:lastRow="0" w:firstColumn="1" w:lastColumn="0" w:oddVBand="0" w:evenVBand="0" w:oddHBand="0" w:evenHBand="0" w:firstRowFirstColumn="0" w:firstRowLastColumn="0" w:lastRowFirstColumn="0" w:lastRowLastColumn="0"/>
            <w:tcW w:w="2931" w:type="dxa"/>
            <w:shd w:val="clear" w:color="auto" w:fill="B4C6E7" w:themeFill="accent1" w:themeFillTint="66"/>
          </w:tcPr>
          <w:p w14:paraId="07E499F0" w14:textId="77777777" w:rsidR="00994EF3" w:rsidRPr="00994EF3" w:rsidRDefault="00994EF3" w:rsidP="00503B13">
            <w:pPr>
              <w:spacing w:after="160" w:line="276" w:lineRule="auto"/>
              <w:jc w:val="center"/>
              <w:rPr>
                <w:b/>
                <w:bCs/>
                <w:i w:val="0"/>
                <w:iCs w:val="0"/>
                <w:color w:val="000000" w:themeColor="text1"/>
                <w:sz w:val="24"/>
                <w:szCs w:val="24"/>
              </w:rPr>
            </w:pPr>
            <w:r w:rsidRPr="00994EF3">
              <w:rPr>
                <w:b/>
                <w:bCs/>
                <w:i w:val="0"/>
                <w:iCs w:val="0"/>
                <w:color w:val="000000" w:themeColor="text1"/>
                <w:sz w:val="24"/>
                <w:szCs w:val="24"/>
              </w:rPr>
              <w:t>LSTM</w:t>
            </w:r>
          </w:p>
        </w:tc>
        <w:tc>
          <w:tcPr>
            <w:tcW w:w="2050" w:type="dxa"/>
            <w:shd w:val="clear" w:color="auto" w:fill="B4C6E7" w:themeFill="accent1" w:themeFillTint="66"/>
          </w:tcPr>
          <w:p w14:paraId="67F23193" w14:textId="3C4BE92B" w:rsidR="00994EF3" w:rsidRPr="00994EF3" w:rsidRDefault="000E0211" w:rsidP="00503B13">
            <w:pPr>
              <w:spacing w:after="16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0E0211">
              <w:rPr>
                <w:color w:val="000000" w:themeColor="text1"/>
                <w:szCs w:val="24"/>
              </w:rPr>
              <w:t>85%</w:t>
            </w:r>
          </w:p>
        </w:tc>
        <w:tc>
          <w:tcPr>
            <w:tcW w:w="3529" w:type="dxa"/>
            <w:shd w:val="clear" w:color="auto" w:fill="B4C6E7" w:themeFill="accent1" w:themeFillTint="66"/>
          </w:tcPr>
          <w:p w14:paraId="5164C6BE" w14:textId="04AC3530" w:rsidR="00994EF3" w:rsidRPr="00994EF3" w:rsidRDefault="00D95CE4" w:rsidP="00503B13">
            <w:pPr>
              <w:spacing w:after="16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Cs w:val="24"/>
              </w:rPr>
            </w:pPr>
            <w:r>
              <w:rPr>
                <w:color w:val="000000" w:themeColor="text1"/>
                <w:szCs w:val="24"/>
              </w:rPr>
              <w:t>1 LSTM layer</w:t>
            </w:r>
          </w:p>
        </w:tc>
      </w:tr>
      <w:tr w:rsidR="00994EF3" w:rsidRPr="00994EF3" w14:paraId="4E4A42CF" w14:textId="77777777" w:rsidTr="00503B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931" w:type="dxa"/>
            <w:tcBorders>
              <w:right w:val="none" w:sz="0" w:space="0" w:color="auto"/>
            </w:tcBorders>
          </w:tcPr>
          <w:p w14:paraId="24B863CD" w14:textId="77777777" w:rsidR="00994EF3" w:rsidRPr="00994EF3" w:rsidRDefault="00994EF3" w:rsidP="00503B13">
            <w:pPr>
              <w:spacing w:after="160" w:line="276" w:lineRule="auto"/>
              <w:jc w:val="center"/>
              <w:rPr>
                <w:b/>
                <w:bCs/>
                <w:i w:val="0"/>
                <w:iCs w:val="0"/>
                <w:color w:val="000000" w:themeColor="text1"/>
                <w:sz w:val="24"/>
                <w:szCs w:val="24"/>
              </w:rPr>
            </w:pPr>
            <w:r w:rsidRPr="00994EF3">
              <w:rPr>
                <w:b/>
                <w:bCs/>
                <w:i w:val="0"/>
                <w:iCs w:val="0"/>
                <w:color w:val="000000" w:themeColor="text1"/>
                <w:sz w:val="24"/>
                <w:szCs w:val="24"/>
              </w:rPr>
              <w:t>CNN</w:t>
            </w:r>
          </w:p>
        </w:tc>
        <w:tc>
          <w:tcPr>
            <w:tcW w:w="2050" w:type="dxa"/>
            <w:shd w:val="clear" w:color="auto" w:fill="FFFFFF" w:themeFill="background1"/>
          </w:tcPr>
          <w:p w14:paraId="50D9851D" w14:textId="4B764C92" w:rsidR="00994EF3" w:rsidRPr="00994EF3" w:rsidRDefault="000E0211" w:rsidP="00503B13">
            <w:pPr>
              <w:spacing w:after="16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Pr>
                <w:color w:val="000000" w:themeColor="text1"/>
                <w:szCs w:val="24"/>
              </w:rPr>
              <w:t>97.29%</w:t>
            </w:r>
          </w:p>
        </w:tc>
        <w:tc>
          <w:tcPr>
            <w:tcW w:w="3529" w:type="dxa"/>
            <w:shd w:val="clear" w:color="auto" w:fill="FFFFFF" w:themeFill="background1"/>
          </w:tcPr>
          <w:p w14:paraId="43D49AFA" w14:textId="77777777" w:rsidR="00994EF3" w:rsidRPr="00994EF3" w:rsidRDefault="00994EF3" w:rsidP="00503B13">
            <w:pPr>
              <w:spacing w:after="16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bl>
    <w:p w14:paraId="0DB6905C" w14:textId="77777777" w:rsidR="00D95CE4" w:rsidRPr="00994EF3" w:rsidRDefault="00D95CE4" w:rsidP="00D95CE4">
      <w:pPr>
        <w:spacing w:after="160" w:line="360" w:lineRule="auto"/>
      </w:pPr>
    </w:p>
    <w:p w14:paraId="49122338" w14:textId="77777777" w:rsidR="00503B13" w:rsidRDefault="00503B13" w:rsidP="00186854">
      <w:pPr>
        <w:spacing w:after="160" w:line="360" w:lineRule="auto"/>
      </w:pPr>
      <w:r w:rsidRPr="00503B13">
        <w:rPr>
          <w:b/>
          <w:bCs/>
        </w:rPr>
        <w:lastRenderedPageBreak/>
        <w:t>MANAGERIAL AND PRACTICAL IMPLICATIONS</w:t>
      </w:r>
      <w:r w:rsidRPr="00503B13">
        <w:br/>
        <w:t>An accurate, automated classifier can reduce literature‐review workload by directing researchers and clinicians to the most relevant publications. Embedding this system in digital libraries, research dashboards, or clinical-decision platforms would streamline workflows, improve resource allocation, and support evidence-based practice. Future work could extend to additional cancer types, adapt to real-time document streams, or integrate more specialized biomedical embeddings.</w:t>
      </w:r>
    </w:p>
    <w:p w14:paraId="4990FFF1" w14:textId="7AF0C4B0" w:rsidR="00186854" w:rsidRPr="00186854" w:rsidRDefault="00D95CE4" w:rsidP="00186854">
      <w:pPr>
        <w:pStyle w:val="NormalWeb"/>
        <w:spacing w:line="360" w:lineRule="auto"/>
        <w:rPr>
          <w:rFonts w:ascii="Calibri" w:eastAsiaTheme="minorHAnsi" w:hAnsi="Calibri" w:cs="Calibri"/>
          <w:b/>
          <w:bCs/>
          <w:kern w:val="2"/>
          <w:szCs w:val="22"/>
          <w14:ligatures w14:val="standardContextual"/>
        </w:rPr>
      </w:pPr>
      <w:r>
        <w:rPr>
          <w:rFonts w:ascii="Calibri" w:eastAsiaTheme="minorHAnsi" w:hAnsi="Calibri" w:cs="Calibri"/>
          <w:b/>
          <w:bCs/>
          <w:kern w:val="2"/>
          <w:szCs w:val="22"/>
          <w14:ligatures w14:val="standardContextual"/>
        </w:rPr>
        <w:t>CHALLENGES ENCOUNTERED</w:t>
      </w:r>
    </w:p>
    <w:p w14:paraId="5AB78CD4" w14:textId="5D9FF925" w:rsidR="00186854" w:rsidRPr="00186854" w:rsidRDefault="00186854" w:rsidP="00186854">
      <w:pPr>
        <w:pStyle w:val="NormalWeb"/>
        <w:numPr>
          <w:ilvl w:val="0"/>
          <w:numId w:val="14"/>
        </w:numPr>
        <w:spacing w:line="360" w:lineRule="auto"/>
        <w:rPr>
          <w:rFonts w:ascii="Calibri" w:eastAsiaTheme="minorHAnsi" w:hAnsi="Calibri" w:cs="Calibri"/>
          <w:kern w:val="2"/>
          <w:szCs w:val="22"/>
          <w14:ligatures w14:val="standardContextual"/>
        </w:rPr>
      </w:pPr>
      <w:r w:rsidRPr="00186854">
        <w:rPr>
          <w:rFonts w:ascii="Calibri" w:eastAsiaTheme="minorHAnsi" w:hAnsi="Calibri" w:cs="Calibri"/>
          <w:b/>
          <w:bCs/>
          <w:kern w:val="2"/>
          <w:szCs w:val="22"/>
          <w14:ligatures w14:val="standardContextual"/>
        </w:rPr>
        <w:t>Inflated Accuracy on Structured Data</w:t>
      </w:r>
      <w:r w:rsidRPr="00186854">
        <w:rPr>
          <w:rFonts w:ascii="Calibri" w:eastAsiaTheme="minorHAnsi" w:hAnsi="Calibri" w:cs="Calibri"/>
          <w:kern w:val="2"/>
          <w:szCs w:val="22"/>
          <w14:ligatures w14:val="standardContextual"/>
        </w:rPr>
        <w:br/>
        <w:t xml:space="preserve">Our dataset is </w:t>
      </w:r>
      <w:r w:rsidR="000E0211">
        <w:rPr>
          <w:rFonts w:ascii="Calibri" w:eastAsiaTheme="minorHAnsi" w:hAnsi="Calibri" w:cs="Calibri"/>
          <w:kern w:val="2"/>
          <w:szCs w:val="22"/>
          <w14:ligatures w14:val="standardContextual"/>
        </w:rPr>
        <w:t>well structured</w:t>
      </w:r>
      <w:r w:rsidRPr="00186854">
        <w:rPr>
          <w:rFonts w:ascii="Calibri" w:eastAsiaTheme="minorHAnsi" w:hAnsi="Calibri" w:cs="Calibri"/>
          <w:kern w:val="2"/>
          <w:szCs w:val="22"/>
          <w14:ligatures w14:val="standardContextual"/>
        </w:rPr>
        <w:t xml:space="preserve"> and well-formatted, which leads to deceptively high accuracy scores that may not hold up on real-world, noisy inputs.</w:t>
      </w:r>
    </w:p>
    <w:p w14:paraId="4EA27768" w14:textId="77777777" w:rsidR="00186854" w:rsidRPr="00186854" w:rsidRDefault="00186854" w:rsidP="00186854">
      <w:pPr>
        <w:pStyle w:val="NormalWeb"/>
        <w:numPr>
          <w:ilvl w:val="0"/>
          <w:numId w:val="14"/>
        </w:numPr>
        <w:spacing w:line="360" w:lineRule="auto"/>
        <w:rPr>
          <w:rFonts w:ascii="Calibri" w:eastAsiaTheme="minorHAnsi" w:hAnsi="Calibri" w:cs="Calibri"/>
          <w:kern w:val="2"/>
          <w:szCs w:val="22"/>
          <w14:ligatures w14:val="standardContextual"/>
        </w:rPr>
      </w:pPr>
      <w:r w:rsidRPr="00186854">
        <w:rPr>
          <w:rFonts w:ascii="Calibri" w:eastAsiaTheme="minorHAnsi" w:hAnsi="Calibri" w:cs="Calibri"/>
          <w:b/>
          <w:bCs/>
          <w:kern w:val="2"/>
          <w:szCs w:val="22"/>
          <w14:ligatures w14:val="standardContextual"/>
        </w:rPr>
        <w:t>Heavy Resource Requirements</w:t>
      </w:r>
      <w:r w:rsidRPr="00186854">
        <w:rPr>
          <w:rFonts w:ascii="Calibri" w:eastAsiaTheme="minorHAnsi" w:hAnsi="Calibri" w:cs="Calibri"/>
          <w:kern w:val="2"/>
          <w:szCs w:val="22"/>
          <w14:ligatures w14:val="standardContextual"/>
        </w:rPr>
        <w:br/>
        <w:t>Fine-tuning transformer models (e.g., BERT) proved extremely time-consuming and memory-intensive on our hardware, resulting in repeated RAM and GPU out-of-memory errors.</w:t>
      </w:r>
    </w:p>
    <w:p w14:paraId="27D8AADB" w14:textId="65F2EEEF" w:rsidR="00186854" w:rsidRPr="00186854" w:rsidRDefault="00186854" w:rsidP="00186854">
      <w:pPr>
        <w:pStyle w:val="NormalWeb"/>
        <w:numPr>
          <w:ilvl w:val="0"/>
          <w:numId w:val="14"/>
        </w:numPr>
        <w:spacing w:line="360" w:lineRule="auto"/>
        <w:rPr>
          <w:rFonts w:ascii="Calibri" w:eastAsiaTheme="minorHAnsi" w:hAnsi="Calibri" w:cs="Calibri"/>
          <w:kern w:val="2"/>
          <w:szCs w:val="22"/>
          <w14:ligatures w14:val="standardContextual"/>
        </w:rPr>
      </w:pPr>
      <w:r w:rsidRPr="00186854">
        <w:rPr>
          <w:rFonts w:ascii="Calibri" w:eastAsiaTheme="minorHAnsi" w:hAnsi="Calibri" w:cs="Calibri"/>
          <w:b/>
          <w:bCs/>
          <w:kern w:val="2"/>
          <w:szCs w:val="22"/>
          <w14:ligatures w14:val="standardContextual"/>
        </w:rPr>
        <w:t>Lack of Reproducibility Across Environments</w:t>
      </w:r>
      <w:r w:rsidRPr="00186854">
        <w:rPr>
          <w:rFonts w:ascii="Calibri" w:eastAsiaTheme="minorHAnsi" w:hAnsi="Calibri" w:cs="Calibri"/>
          <w:kern w:val="2"/>
          <w:szCs w:val="22"/>
          <w14:ligatures w14:val="standardContextual"/>
        </w:rPr>
        <w:br/>
        <w:t>In a separate, we reached 97 % accuracy with BERT, but that environment couldn’t be replicated in our core workflow. Consequently, we decided to remove BERT results from the final report to maintain consistency.</w:t>
      </w:r>
    </w:p>
    <w:p w14:paraId="27D0882A" w14:textId="41E4A63B" w:rsidR="00186854" w:rsidRDefault="00D95CE4" w:rsidP="00186854">
      <w:pPr>
        <w:spacing w:after="160" w:line="360" w:lineRule="auto"/>
        <w:rPr>
          <w:b/>
          <w:bCs/>
        </w:rPr>
      </w:pPr>
      <w:r w:rsidRPr="00D95CE4">
        <w:rPr>
          <w:b/>
          <w:bCs/>
        </w:rPr>
        <w:t>CONCLUSION</w:t>
      </w:r>
    </w:p>
    <w:p w14:paraId="1BFE68CE" w14:textId="77777777" w:rsidR="00D95CE4" w:rsidRDefault="00D95CE4" w:rsidP="00D95CE4">
      <w:pPr>
        <w:numPr>
          <w:ilvl w:val="0"/>
          <w:numId w:val="13"/>
        </w:numPr>
        <w:spacing w:after="160" w:line="360" w:lineRule="auto"/>
      </w:pPr>
      <w:r w:rsidRPr="00994EF3">
        <w:t xml:space="preserve">The Random Forest’s </w:t>
      </w:r>
      <w:r>
        <w:t xml:space="preserve">&amp; XGBoost’s </w:t>
      </w:r>
      <w:r w:rsidRPr="00994EF3">
        <w:t>100 % score on validation almost certainly reflects overfitting (each tree memorizing its bootstrap sample); consider limiting tree depth or using cross-validation to mitigate this.</w:t>
      </w:r>
    </w:p>
    <w:p w14:paraId="0A0772E4" w14:textId="77777777" w:rsidR="00D95CE4" w:rsidRDefault="00D95CE4" w:rsidP="00D95CE4">
      <w:pPr>
        <w:numPr>
          <w:ilvl w:val="0"/>
          <w:numId w:val="13"/>
        </w:numPr>
        <w:spacing w:after="160" w:line="360" w:lineRule="auto"/>
      </w:pPr>
      <w:r w:rsidRPr="004A199F">
        <w:t>Since the CNN model achieved the highest validation accuracy, we selected it for evaluation on the final test dataset</w:t>
      </w:r>
      <w:r>
        <w:t xml:space="preserve"> and found that the test accuracy is 97.16%.</w:t>
      </w:r>
    </w:p>
    <w:p w14:paraId="7C7614BF" w14:textId="77777777" w:rsidR="002C3D60" w:rsidRPr="002C3D60" w:rsidRDefault="002C3D60" w:rsidP="002C3D60">
      <w:pPr>
        <w:spacing w:line="276" w:lineRule="auto"/>
      </w:pPr>
    </w:p>
    <w:sectPr w:rsidR="002C3D60" w:rsidRPr="002C3D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Kartika">
    <w:panose1 w:val="02020503030404060203"/>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373"/>
    <w:multiLevelType w:val="multilevel"/>
    <w:tmpl w:val="14E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797D"/>
    <w:multiLevelType w:val="hybridMultilevel"/>
    <w:tmpl w:val="BC243536"/>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B20025F"/>
    <w:multiLevelType w:val="multilevel"/>
    <w:tmpl w:val="550E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CA1ED5"/>
    <w:multiLevelType w:val="hybridMultilevel"/>
    <w:tmpl w:val="BEB6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0632E"/>
    <w:multiLevelType w:val="multilevel"/>
    <w:tmpl w:val="644E5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DA41DB"/>
    <w:multiLevelType w:val="multilevel"/>
    <w:tmpl w:val="3C6A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47BDC"/>
    <w:multiLevelType w:val="hybridMultilevel"/>
    <w:tmpl w:val="BC243536"/>
    <w:lvl w:ilvl="0" w:tplc="B380E20E">
      <w:start w:val="1"/>
      <w:numFmt w:val="lowerLetter"/>
      <w:lvlText w:val="%1."/>
      <w:lvlJc w:val="left"/>
      <w:pPr>
        <w:ind w:left="1080" w:hanging="360"/>
      </w:pPr>
    </w:lvl>
    <w:lvl w:ilvl="1" w:tplc="E2F2E714">
      <w:start w:val="1"/>
      <w:numFmt w:val="lowerLetter"/>
      <w:lvlText w:val="%2."/>
      <w:lvlJc w:val="left"/>
      <w:pPr>
        <w:ind w:left="1800" w:hanging="360"/>
      </w:pPr>
    </w:lvl>
    <w:lvl w:ilvl="2" w:tplc="92147AA8">
      <w:start w:val="1"/>
      <w:numFmt w:val="lowerRoman"/>
      <w:lvlText w:val="%3."/>
      <w:lvlJc w:val="right"/>
      <w:pPr>
        <w:ind w:left="2520" w:hanging="180"/>
      </w:pPr>
    </w:lvl>
    <w:lvl w:ilvl="3" w:tplc="21E017F4">
      <w:start w:val="1"/>
      <w:numFmt w:val="decimal"/>
      <w:lvlText w:val="%4."/>
      <w:lvlJc w:val="left"/>
      <w:pPr>
        <w:ind w:left="3240" w:hanging="360"/>
      </w:pPr>
    </w:lvl>
    <w:lvl w:ilvl="4" w:tplc="59D4B700">
      <w:start w:val="1"/>
      <w:numFmt w:val="lowerLetter"/>
      <w:lvlText w:val="%5."/>
      <w:lvlJc w:val="left"/>
      <w:pPr>
        <w:ind w:left="3960" w:hanging="360"/>
      </w:pPr>
    </w:lvl>
    <w:lvl w:ilvl="5" w:tplc="113A52EE">
      <w:start w:val="1"/>
      <w:numFmt w:val="lowerRoman"/>
      <w:lvlText w:val="%6."/>
      <w:lvlJc w:val="right"/>
      <w:pPr>
        <w:ind w:left="4680" w:hanging="180"/>
      </w:pPr>
    </w:lvl>
    <w:lvl w:ilvl="6" w:tplc="05108C1A">
      <w:start w:val="1"/>
      <w:numFmt w:val="decimal"/>
      <w:lvlText w:val="%7."/>
      <w:lvlJc w:val="left"/>
      <w:pPr>
        <w:ind w:left="5400" w:hanging="360"/>
      </w:pPr>
    </w:lvl>
    <w:lvl w:ilvl="7" w:tplc="5F9C47B2">
      <w:start w:val="1"/>
      <w:numFmt w:val="lowerLetter"/>
      <w:lvlText w:val="%8."/>
      <w:lvlJc w:val="left"/>
      <w:pPr>
        <w:ind w:left="6120" w:hanging="360"/>
      </w:pPr>
    </w:lvl>
    <w:lvl w:ilvl="8" w:tplc="D6F62A82">
      <w:start w:val="1"/>
      <w:numFmt w:val="lowerRoman"/>
      <w:lvlText w:val="%9."/>
      <w:lvlJc w:val="right"/>
      <w:pPr>
        <w:ind w:left="6840" w:hanging="180"/>
      </w:pPr>
    </w:lvl>
  </w:abstractNum>
  <w:abstractNum w:abstractNumId="7" w15:restartNumberingAfterBreak="0">
    <w:nsid w:val="36E64C6B"/>
    <w:multiLevelType w:val="multilevel"/>
    <w:tmpl w:val="BA4C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FF2493"/>
    <w:multiLevelType w:val="hybridMultilevel"/>
    <w:tmpl w:val="7FDE0E44"/>
    <w:lvl w:ilvl="0" w:tplc="88C6B80A">
      <w:start w:val="1"/>
      <w:numFmt w:val="decimal"/>
      <w:lvlText w:val="%1."/>
      <w:lvlJc w:val="left"/>
      <w:pPr>
        <w:ind w:left="720" w:hanging="360"/>
      </w:pPr>
    </w:lvl>
    <w:lvl w:ilvl="1" w:tplc="D3CCB5EA">
      <w:start w:val="1"/>
      <w:numFmt w:val="bullet"/>
      <w:lvlText w:val="o"/>
      <w:lvlJc w:val="left"/>
      <w:pPr>
        <w:ind w:left="1440" w:hanging="360"/>
      </w:pPr>
      <w:rPr>
        <w:rFonts w:ascii="Courier New" w:hAnsi="Courier New" w:hint="default"/>
      </w:rPr>
    </w:lvl>
    <w:lvl w:ilvl="2" w:tplc="5860D7E6">
      <w:start w:val="1"/>
      <w:numFmt w:val="bullet"/>
      <w:lvlText w:val=""/>
      <w:lvlJc w:val="left"/>
      <w:pPr>
        <w:ind w:left="2160" w:hanging="360"/>
      </w:pPr>
      <w:rPr>
        <w:rFonts w:ascii="Wingdings" w:hAnsi="Wingdings" w:hint="default"/>
      </w:rPr>
    </w:lvl>
    <w:lvl w:ilvl="3" w:tplc="4696371A">
      <w:start w:val="1"/>
      <w:numFmt w:val="bullet"/>
      <w:lvlText w:val=""/>
      <w:lvlJc w:val="left"/>
      <w:pPr>
        <w:ind w:left="2880" w:hanging="360"/>
      </w:pPr>
      <w:rPr>
        <w:rFonts w:ascii="Symbol" w:hAnsi="Symbol" w:hint="default"/>
      </w:rPr>
    </w:lvl>
    <w:lvl w:ilvl="4" w:tplc="62BEA54A">
      <w:start w:val="1"/>
      <w:numFmt w:val="bullet"/>
      <w:lvlText w:val="o"/>
      <w:lvlJc w:val="left"/>
      <w:pPr>
        <w:ind w:left="3600" w:hanging="360"/>
      </w:pPr>
      <w:rPr>
        <w:rFonts w:ascii="Courier New" w:hAnsi="Courier New" w:hint="default"/>
      </w:rPr>
    </w:lvl>
    <w:lvl w:ilvl="5" w:tplc="A058EC5C">
      <w:start w:val="1"/>
      <w:numFmt w:val="bullet"/>
      <w:lvlText w:val=""/>
      <w:lvlJc w:val="left"/>
      <w:pPr>
        <w:ind w:left="4320" w:hanging="360"/>
      </w:pPr>
      <w:rPr>
        <w:rFonts w:ascii="Wingdings" w:hAnsi="Wingdings" w:hint="default"/>
      </w:rPr>
    </w:lvl>
    <w:lvl w:ilvl="6" w:tplc="1430CB1C">
      <w:start w:val="1"/>
      <w:numFmt w:val="bullet"/>
      <w:lvlText w:val=""/>
      <w:lvlJc w:val="left"/>
      <w:pPr>
        <w:ind w:left="5040" w:hanging="360"/>
      </w:pPr>
      <w:rPr>
        <w:rFonts w:ascii="Symbol" w:hAnsi="Symbol" w:hint="default"/>
      </w:rPr>
    </w:lvl>
    <w:lvl w:ilvl="7" w:tplc="97065EFC">
      <w:start w:val="1"/>
      <w:numFmt w:val="bullet"/>
      <w:lvlText w:val="o"/>
      <w:lvlJc w:val="left"/>
      <w:pPr>
        <w:ind w:left="5760" w:hanging="360"/>
      </w:pPr>
      <w:rPr>
        <w:rFonts w:ascii="Courier New" w:hAnsi="Courier New" w:hint="default"/>
      </w:rPr>
    </w:lvl>
    <w:lvl w:ilvl="8" w:tplc="80EA2BD4">
      <w:start w:val="1"/>
      <w:numFmt w:val="bullet"/>
      <w:lvlText w:val=""/>
      <w:lvlJc w:val="left"/>
      <w:pPr>
        <w:ind w:left="6480" w:hanging="360"/>
      </w:pPr>
      <w:rPr>
        <w:rFonts w:ascii="Wingdings" w:hAnsi="Wingdings" w:hint="default"/>
      </w:rPr>
    </w:lvl>
  </w:abstractNum>
  <w:abstractNum w:abstractNumId="9" w15:restartNumberingAfterBreak="0">
    <w:nsid w:val="5BDC100E"/>
    <w:multiLevelType w:val="hybridMultilevel"/>
    <w:tmpl w:val="3ABEDA44"/>
    <w:lvl w:ilvl="0" w:tplc="1848F132">
      <w:start w:val="1"/>
      <w:numFmt w:val="decimal"/>
      <w:lvlText w:val="%1."/>
      <w:lvlJc w:val="left"/>
      <w:pPr>
        <w:ind w:left="720" w:hanging="360"/>
      </w:pPr>
    </w:lvl>
    <w:lvl w:ilvl="1" w:tplc="98D26050">
      <w:start w:val="1"/>
      <w:numFmt w:val="lowerLetter"/>
      <w:lvlText w:val="%2."/>
      <w:lvlJc w:val="left"/>
      <w:pPr>
        <w:ind w:left="1440" w:hanging="360"/>
      </w:pPr>
    </w:lvl>
    <w:lvl w:ilvl="2" w:tplc="744054C4">
      <w:start w:val="1"/>
      <w:numFmt w:val="lowerRoman"/>
      <w:lvlText w:val="%3."/>
      <w:lvlJc w:val="right"/>
      <w:pPr>
        <w:ind w:left="2160" w:hanging="180"/>
      </w:pPr>
    </w:lvl>
    <w:lvl w:ilvl="3" w:tplc="574422AE">
      <w:start w:val="1"/>
      <w:numFmt w:val="decimal"/>
      <w:lvlText w:val="%4."/>
      <w:lvlJc w:val="left"/>
      <w:pPr>
        <w:ind w:left="2880" w:hanging="360"/>
      </w:pPr>
    </w:lvl>
    <w:lvl w:ilvl="4" w:tplc="F9F282BE">
      <w:start w:val="1"/>
      <w:numFmt w:val="lowerLetter"/>
      <w:lvlText w:val="%5."/>
      <w:lvlJc w:val="left"/>
      <w:pPr>
        <w:ind w:left="3600" w:hanging="360"/>
      </w:pPr>
    </w:lvl>
    <w:lvl w:ilvl="5" w:tplc="175A45A0">
      <w:start w:val="1"/>
      <w:numFmt w:val="lowerRoman"/>
      <w:lvlText w:val="%6."/>
      <w:lvlJc w:val="right"/>
      <w:pPr>
        <w:ind w:left="4320" w:hanging="180"/>
      </w:pPr>
    </w:lvl>
    <w:lvl w:ilvl="6" w:tplc="98E289D6">
      <w:start w:val="1"/>
      <w:numFmt w:val="decimal"/>
      <w:lvlText w:val="%7."/>
      <w:lvlJc w:val="left"/>
      <w:pPr>
        <w:ind w:left="5040" w:hanging="360"/>
      </w:pPr>
    </w:lvl>
    <w:lvl w:ilvl="7" w:tplc="4AE6C67E">
      <w:start w:val="1"/>
      <w:numFmt w:val="lowerLetter"/>
      <w:lvlText w:val="%8."/>
      <w:lvlJc w:val="left"/>
      <w:pPr>
        <w:ind w:left="5760" w:hanging="360"/>
      </w:pPr>
    </w:lvl>
    <w:lvl w:ilvl="8" w:tplc="4320AD04">
      <w:start w:val="1"/>
      <w:numFmt w:val="lowerRoman"/>
      <w:lvlText w:val="%9."/>
      <w:lvlJc w:val="right"/>
      <w:pPr>
        <w:ind w:left="6480" w:hanging="180"/>
      </w:pPr>
    </w:lvl>
  </w:abstractNum>
  <w:abstractNum w:abstractNumId="10" w15:restartNumberingAfterBreak="0">
    <w:nsid w:val="5D276961"/>
    <w:multiLevelType w:val="multilevel"/>
    <w:tmpl w:val="D44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25535A"/>
    <w:multiLevelType w:val="multilevel"/>
    <w:tmpl w:val="DFDE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277125"/>
    <w:multiLevelType w:val="multilevel"/>
    <w:tmpl w:val="F6D2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F1B71D7"/>
    <w:multiLevelType w:val="multilevel"/>
    <w:tmpl w:val="3F26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7432273">
    <w:abstractNumId w:val="7"/>
  </w:num>
  <w:num w:numId="2" w16cid:durableId="251545337">
    <w:abstractNumId w:val="11"/>
  </w:num>
  <w:num w:numId="3" w16cid:durableId="94332126">
    <w:abstractNumId w:val="0"/>
  </w:num>
  <w:num w:numId="4" w16cid:durableId="555823390">
    <w:abstractNumId w:val="12"/>
  </w:num>
  <w:num w:numId="5" w16cid:durableId="818375853">
    <w:abstractNumId w:val="5"/>
  </w:num>
  <w:num w:numId="6" w16cid:durableId="1108309160">
    <w:abstractNumId w:val="13"/>
  </w:num>
  <w:num w:numId="7" w16cid:durableId="332411977">
    <w:abstractNumId w:val="10"/>
  </w:num>
  <w:num w:numId="8" w16cid:durableId="728117558">
    <w:abstractNumId w:val="2"/>
  </w:num>
  <w:num w:numId="9" w16cid:durableId="507838948">
    <w:abstractNumId w:val="6"/>
  </w:num>
  <w:num w:numId="10" w16cid:durableId="22294445">
    <w:abstractNumId w:val="1"/>
  </w:num>
  <w:num w:numId="11" w16cid:durableId="905649388">
    <w:abstractNumId w:val="8"/>
  </w:num>
  <w:num w:numId="12" w16cid:durableId="474488140">
    <w:abstractNumId w:val="9"/>
  </w:num>
  <w:num w:numId="13" w16cid:durableId="1480227474">
    <w:abstractNumId w:val="3"/>
  </w:num>
  <w:num w:numId="14" w16cid:durableId="19473153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 Nithyashree">
    <w15:presenceInfo w15:providerId="AD" w15:userId="S::Nithyashree_BR@student.uml.edu::ddc9bdce-7a69-4d61-813f-d6f328785fb4"/>
  </w15:person>
  <w15:person w15:author="Soule, Audrey E">
    <w15:presenceInfo w15:providerId="AD" w15:userId="S::Audrey_Soule@student.uml.edu::65d96c08-40d1-4a34-afa0-a9d719f452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60"/>
    <w:rsid w:val="000E0211"/>
    <w:rsid w:val="00143969"/>
    <w:rsid w:val="00186854"/>
    <w:rsid w:val="001D3AD7"/>
    <w:rsid w:val="002B041F"/>
    <w:rsid w:val="002C3D60"/>
    <w:rsid w:val="00463ED6"/>
    <w:rsid w:val="004A199F"/>
    <w:rsid w:val="004E16F8"/>
    <w:rsid w:val="00503B13"/>
    <w:rsid w:val="005E5706"/>
    <w:rsid w:val="006B1E3E"/>
    <w:rsid w:val="007A4D69"/>
    <w:rsid w:val="00992DB2"/>
    <w:rsid w:val="00994EF3"/>
    <w:rsid w:val="00C1426E"/>
    <w:rsid w:val="00D87496"/>
    <w:rsid w:val="00D95CE4"/>
    <w:rsid w:val="00DA6CE2"/>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5F73C"/>
  <w15:chartTrackingRefBased/>
  <w15:docId w15:val="{73CF460B-3350-9746-A218-09150952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D60"/>
    <w:pPr>
      <w:spacing w:after="120" w:line="257" w:lineRule="auto"/>
    </w:pPr>
    <w:rPr>
      <w:rFonts w:ascii="Calibri" w:hAnsi="Calibri" w:cs="Calibri"/>
      <w:szCs w:val="22"/>
    </w:rPr>
  </w:style>
  <w:style w:type="paragraph" w:styleId="Heading1">
    <w:name w:val="heading 1"/>
    <w:basedOn w:val="Normal"/>
    <w:next w:val="Normal"/>
    <w:link w:val="Heading1Char"/>
    <w:uiPriority w:val="9"/>
    <w:qFormat/>
    <w:rsid w:val="002C3D6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3D6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3D6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3D6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3D6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3D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D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D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D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D6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3D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3D6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3D6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3D6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3D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D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D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D60"/>
    <w:rPr>
      <w:rFonts w:eastAsiaTheme="majorEastAsia" w:cstheme="majorBidi"/>
      <w:color w:val="272727" w:themeColor="text1" w:themeTint="D8"/>
    </w:rPr>
  </w:style>
  <w:style w:type="paragraph" w:styleId="Title">
    <w:name w:val="Title"/>
    <w:basedOn w:val="Normal"/>
    <w:next w:val="Normal"/>
    <w:link w:val="TitleChar"/>
    <w:uiPriority w:val="10"/>
    <w:qFormat/>
    <w:rsid w:val="002C3D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D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D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D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D60"/>
    <w:pPr>
      <w:spacing w:before="160"/>
      <w:jc w:val="center"/>
    </w:pPr>
    <w:rPr>
      <w:i/>
      <w:iCs/>
      <w:color w:val="404040" w:themeColor="text1" w:themeTint="BF"/>
    </w:rPr>
  </w:style>
  <w:style w:type="character" w:customStyle="1" w:styleId="QuoteChar">
    <w:name w:val="Quote Char"/>
    <w:basedOn w:val="DefaultParagraphFont"/>
    <w:link w:val="Quote"/>
    <w:uiPriority w:val="29"/>
    <w:rsid w:val="002C3D60"/>
    <w:rPr>
      <w:i/>
      <w:iCs/>
      <w:color w:val="404040" w:themeColor="text1" w:themeTint="BF"/>
    </w:rPr>
  </w:style>
  <w:style w:type="paragraph" w:styleId="ListParagraph">
    <w:name w:val="List Paragraph"/>
    <w:basedOn w:val="Normal"/>
    <w:uiPriority w:val="34"/>
    <w:qFormat/>
    <w:rsid w:val="002C3D60"/>
    <w:pPr>
      <w:ind w:left="720"/>
      <w:contextualSpacing/>
    </w:pPr>
  </w:style>
  <w:style w:type="character" w:styleId="IntenseEmphasis">
    <w:name w:val="Intense Emphasis"/>
    <w:basedOn w:val="DefaultParagraphFont"/>
    <w:uiPriority w:val="21"/>
    <w:qFormat/>
    <w:rsid w:val="002C3D60"/>
    <w:rPr>
      <w:i/>
      <w:iCs/>
      <w:color w:val="2F5496" w:themeColor="accent1" w:themeShade="BF"/>
    </w:rPr>
  </w:style>
  <w:style w:type="paragraph" w:styleId="IntenseQuote">
    <w:name w:val="Intense Quote"/>
    <w:basedOn w:val="Normal"/>
    <w:next w:val="Normal"/>
    <w:link w:val="IntenseQuoteChar"/>
    <w:uiPriority w:val="30"/>
    <w:qFormat/>
    <w:rsid w:val="002C3D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3D60"/>
    <w:rPr>
      <w:i/>
      <w:iCs/>
      <w:color w:val="2F5496" w:themeColor="accent1" w:themeShade="BF"/>
    </w:rPr>
  </w:style>
  <w:style w:type="character" w:styleId="IntenseReference">
    <w:name w:val="Intense Reference"/>
    <w:basedOn w:val="DefaultParagraphFont"/>
    <w:uiPriority w:val="32"/>
    <w:qFormat/>
    <w:rsid w:val="002C3D60"/>
    <w:rPr>
      <w:b/>
      <w:bCs/>
      <w:smallCaps/>
      <w:color w:val="2F5496" w:themeColor="accent1" w:themeShade="BF"/>
      <w:spacing w:val="5"/>
    </w:rPr>
  </w:style>
  <w:style w:type="table" w:styleId="GridTable1Light">
    <w:name w:val="Grid Table 1 Light"/>
    <w:basedOn w:val="TableNormal"/>
    <w:uiPriority w:val="46"/>
    <w:rsid w:val="00994E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994E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994E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94EF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994E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5">
    <w:name w:val="Grid Table 6 Colorful Accent 5"/>
    <w:basedOn w:val="TableNormal"/>
    <w:uiPriority w:val="51"/>
    <w:rsid w:val="00994EF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3">
    <w:name w:val="Grid Table 7 Colorful Accent 3"/>
    <w:basedOn w:val="TableNormal"/>
    <w:uiPriority w:val="52"/>
    <w:rsid w:val="00994EF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4">
    <w:name w:val="List Table 4"/>
    <w:basedOn w:val="TableNormal"/>
    <w:uiPriority w:val="49"/>
    <w:rsid w:val="00994E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994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4E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994EF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994EF3"/>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4">
    <w:name w:val="List Table 1 Light Accent 4"/>
    <w:basedOn w:val="TableNormal"/>
    <w:uiPriority w:val="46"/>
    <w:rsid w:val="00994EF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7Colorful-Accent4">
    <w:name w:val="List Table 7 Colorful Accent 4"/>
    <w:basedOn w:val="TableNormal"/>
    <w:uiPriority w:val="52"/>
    <w:rsid w:val="00994EF3"/>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94EF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994EF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5Dark-Accent5">
    <w:name w:val="Grid Table 5 Dark Accent 5"/>
    <w:basedOn w:val="TableNormal"/>
    <w:uiPriority w:val="50"/>
    <w:rsid w:val="00994E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6Colorful">
    <w:name w:val="List Table 6 Colorful"/>
    <w:basedOn w:val="TableNormal"/>
    <w:uiPriority w:val="51"/>
    <w:rsid w:val="00994EF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1">
    <w:name w:val="List Table 7 Colorful Accent 1"/>
    <w:basedOn w:val="TableNormal"/>
    <w:uiPriority w:val="52"/>
    <w:rsid w:val="00994EF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18685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1868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47006">
      <w:bodyDiv w:val="1"/>
      <w:marLeft w:val="0"/>
      <w:marRight w:val="0"/>
      <w:marTop w:val="0"/>
      <w:marBottom w:val="0"/>
      <w:divBdr>
        <w:top w:val="none" w:sz="0" w:space="0" w:color="auto"/>
        <w:left w:val="none" w:sz="0" w:space="0" w:color="auto"/>
        <w:bottom w:val="none" w:sz="0" w:space="0" w:color="auto"/>
        <w:right w:val="none" w:sz="0" w:space="0" w:color="auto"/>
      </w:divBdr>
    </w:div>
    <w:div w:id="126356936">
      <w:bodyDiv w:val="1"/>
      <w:marLeft w:val="0"/>
      <w:marRight w:val="0"/>
      <w:marTop w:val="0"/>
      <w:marBottom w:val="0"/>
      <w:divBdr>
        <w:top w:val="none" w:sz="0" w:space="0" w:color="auto"/>
        <w:left w:val="none" w:sz="0" w:space="0" w:color="auto"/>
        <w:bottom w:val="none" w:sz="0" w:space="0" w:color="auto"/>
        <w:right w:val="none" w:sz="0" w:space="0" w:color="auto"/>
      </w:divBdr>
    </w:div>
    <w:div w:id="394398274">
      <w:bodyDiv w:val="1"/>
      <w:marLeft w:val="0"/>
      <w:marRight w:val="0"/>
      <w:marTop w:val="0"/>
      <w:marBottom w:val="0"/>
      <w:divBdr>
        <w:top w:val="none" w:sz="0" w:space="0" w:color="auto"/>
        <w:left w:val="none" w:sz="0" w:space="0" w:color="auto"/>
        <w:bottom w:val="none" w:sz="0" w:space="0" w:color="auto"/>
        <w:right w:val="none" w:sz="0" w:space="0" w:color="auto"/>
      </w:divBdr>
      <w:divsChild>
        <w:div w:id="908344910">
          <w:marLeft w:val="0"/>
          <w:marRight w:val="0"/>
          <w:marTop w:val="0"/>
          <w:marBottom w:val="0"/>
          <w:divBdr>
            <w:top w:val="none" w:sz="0" w:space="0" w:color="auto"/>
            <w:left w:val="none" w:sz="0" w:space="0" w:color="auto"/>
            <w:bottom w:val="none" w:sz="0" w:space="0" w:color="auto"/>
            <w:right w:val="none" w:sz="0" w:space="0" w:color="auto"/>
          </w:divBdr>
        </w:div>
        <w:div w:id="1232695261">
          <w:marLeft w:val="0"/>
          <w:marRight w:val="0"/>
          <w:marTop w:val="0"/>
          <w:marBottom w:val="0"/>
          <w:divBdr>
            <w:top w:val="none" w:sz="0" w:space="0" w:color="auto"/>
            <w:left w:val="none" w:sz="0" w:space="0" w:color="auto"/>
            <w:bottom w:val="none" w:sz="0" w:space="0" w:color="auto"/>
            <w:right w:val="none" w:sz="0" w:space="0" w:color="auto"/>
          </w:divBdr>
        </w:div>
      </w:divsChild>
    </w:div>
    <w:div w:id="497042475">
      <w:bodyDiv w:val="1"/>
      <w:marLeft w:val="0"/>
      <w:marRight w:val="0"/>
      <w:marTop w:val="0"/>
      <w:marBottom w:val="0"/>
      <w:divBdr>
        <w:top w:val="none" w:sz="0" w:space="0" w:color="auto"/>
        <w:left w:val="none" w:sz="0" w:space="0" w:color="auto"/>
        <w:bottom w:val="none" w:sz="0" w:space="0" w:color="auto"/>
        <w:right w:val="none" w:sz="0" w:space="0" w:color="auto"/>
      </w:divBdr>
    </w:div>
    <w:div w:id="554780720">
      <w:bodyDiv w:val="1"/>
      <w:marLeft w:val="0"/>
      <w:marRight w:val="0"/>
      <w:marTop w:val="0"/>
      <w:marBottom w:val="0"/>
      <w:divBdr>
        <w:top w:val="none" w:sz="0" w:space="0" w:color="auto"/>
        <w:left w:val="none" w:sz="0" w:space="0" w:color="auto"/>
        <w:bottom w:val="none" w:sz="0" w:space="0" w:color="auto"/>
        <w:right w:val="none" w:sz="0" w:space="0" w:color="auto"/>
      </w:divBdr>
    </w:div>
    <w:div w:id="726686311">
      <w:bodyDiv w:val="1"/>
      <w:marLeft w:val="0"/>
      <w:marRight w:val="0"/>
      <w:marTop w:val="0"/>
      <w:marBottom w:val="0"/>
      <w:divBdr>
        <w:top w:val="none" w:sz="0" w:space="0" w:color="auto"/>
        <w:left w:val="none" w:sz="0" w:space="0" w:color="auto"/>
        <w:bottom w:val="none" w:sz="0" w:space="0" w:color="auto"/>
        <w:right w:val="none" w:sz="0" w:space="0" w:color="auto"/>
      </w:divBdr>
      <w:divsChild>
        <w:div w:id="785125310">
          <w:marLeft w:val="0"/>
          <w:marRight w:val="0"/>
          <w:marTop w:val="0"/>
          <w:marBottom w:val="0"/>
          <w:divBdr>
            <w:top w:val="none" w:sz="0" w:space="0" w:color="auto"/>
            <w:left w:val="none" w:sz="0" w:space="0" w:color="auto"/>
            <w:bottom w:val="none" w:sz="0" w:space="0" w:color="auto"/>
            <w:right w:val="none" w:sz="0" w:space="0" w:color="auto"/>
          </w:divBdr>
        </w:div>
        <w:div w:id="180628497">
          <w:marLeft w:val="0"/>
          <w:marRight w:val="0"/>
          <w:marTop w:val="0"/>
          <w:marBottom w:val="0"/>
          <w:divBdr>
            <w:top w:val="none" w:sz="0" w:space="0" w:color="auto"/>
            <w:left w:val="none" w:sz="0" w:space="0" w:color="auto"/>
            <w:bottom w:val="none" w:sz="0" w:space="0" w:color="auto"/>
            <w:right w:val="none" w:sz="0" w:space="0" w:color="auto"/>
          </w:divBdr>
        </w:div>
      </w:divsChild>
    </w:div>
    <w:div w:id="1148866974">
      <w:bodyDiv w:val="1"/>
      <w:marLeft w:val="0"/>
      <w:marRight w:val="0"/>
      <w:marTop w:val="0"/>
      <w:marBottom w:val="0"/>
      <w:divBdr>
        <w:top w:val="none" w:sz="0" w:space="0" w:color="auto"/>
        <w:left w:val="none" w:sz="0" w:space="0" w:color="auto"/>
        <w:bottom w:val="none" w:sz="0" w:space="0" w:color="auto"/>
        <w:right w:val="none" w:sz="0" w:space="0" w:color="auto"/>
      </w:divBdr>
    </w:div>
    <w:div w:id="1199127553">
      <w:bodyDiv w:val="1"/>
      <w:marLeft w:val="0"/>
      <w:marRight w:val="0"/>
      <w:marTop w:val="0"/>
      <w:marBottom w:val="0"/>
      <w:divBdr>
        <w:top w:val="none" w:sz="0" w:space="0" w:color="auto"/>
        <w:left w:val="none" w:sz="0" w:space="0" w:color="auto"/>
        <w:bottom w:val="none" w:sz="0" w:space="0" w:color="auto"/>
        <w:right w:val="none" w:sz="0" w:space="0" w:color="auto"/>
      </w:divBdr>
    </w:div>
    <w:div w:id="138382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51C13-D924-B948-AB8D-9DCD82D20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821</Words>
  <Characters>4681</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 Nithyashree</dc:creator>
  <cp:keywords/>
  <dc:description/>
  <cp:lastModifiedBy>Sandhosh, Sanjay</cp:lastModifiedBy>
  <cp:revision>4</cp:revision>
  <dcterms:created xsi:type="dcterms:W3CDTF">2025-05-01T20:42:00Z</dcterms:created>
  <dcterms:modified xsi:type="dcterms:W3CDTF">2025-05-01T21:16:00Z</dcterms:modified>
</cp:coreProperties>
</file>